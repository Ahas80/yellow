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38800E" w14:textId="5F74BD27" w:rsidR="00344A46" w:rsidRPr="00970464" w:rsidRDefault="004956E5" w:rsidP="00344A46">
      <w:pPr>
        <w:rPr>
          <w:rFonts w:ascii="Arial" w:hAnsi="Arial" w:cs="Arial"/>
          <w:b/>
          <w:bCs/>
          <w:sz w:val="32"/>
          <w:szCs w:val="32"/>
          <w:lang w:val="en-GB"/>
        </w:rPr>
      </w:pPr>
      <w:r w:rsidRPr="004956E5">
        <w:rPr>
          <w:rFonts w:ascii="Arial" w:hAnsi="Arial" w:cs="Arial"/>
          <w:b/>
          <w:bCs/>
          <w:sz w:val="32"/>
          <w:szCs w:val="32"/>
          <w:lang w:val="en-GB"/>
        </w:rPr>
        <w:t xml:space="preserve">Whole-genome characterisation of </w:t>
      </w:r>
      <w:r w:rsidRPr="00634B49">
        <w:rPr>
          <w:rFonts w:ascii="Arial" w:hAnsi="Arial" w:cs="Arial"/>
          <w:b/>
          <w:bCs/>
          <w:i/>
          <w:iCs/>
          <w:sz w:val="32"/>
          <w:szCs w:val="32"/>
          <w:lang w:val="en-GB"/>
        </w:rPr>
        <w:t>Escherichia coli</w:t>
      </w:r>
      <w:r w:rsidRPr="004956E5">
        <w:rPr>
          <w:rFonts w:ascii="Arial" w:hAnsi="Arial" w:cs="Arial"/>
          <w:b/>
          <w:bCs/>
          <w:sz w:val="32"/>
          <w:szCs w:val="32"/>
          <w:lang w:val="en-GB"/>
        </w:rPr>
        <w:t xml:space="preserve"> isolates from </w:t>
      </w:r>
      <w:r w:rsidR="00344A46" w:rsidRPr="00970464">
        <w:rPr>
          <w:rFonts w:ascii="Arial" w:hAnsi="Arial" w:cs="Arial"/>
          <w:b/>
          <w:bCs/>
          <w:sz w:val="32"/>
          <w:szCs w:val="32"/>
          <w:lang w:val="en-GB"/>
        </w:rPr>
        <w:t xml:space="preserve">older women with urinary tract infection </w:t>
      </w:r>
      <w:r w:rsidR="00321671">
        <w:rPr>
          <w:rFonts w:ascii="Arial" w:hAnsi="Arial" w:cs="Arial"/>
          <w:b/>
          <w:bCs/>
          <w:sz w:val="32"/>
          <w:szCs w:val="32"/>
          <w:lang w:val="en-GB"/>
        </w:rPr>
        <w:t>and</w:t>
      </w:r>
      <w:r w:rsidR="00321671" w:rsidRPr="00970464">
        <w:rPr>
          <w:rFonts w:ascii="Arial" w:hAnsi="Arial" w:cs="Arial"/>
          <w:b/>
          <w:bCs/>
          <w:sz w:val="32"/>
          <w:szCs w:val="32"/>
          <w:lang w:val="en-GB"/>
        </w:rPr>
        <w:t xml:space="preserve"> </w:t>
      </w:r>
      <w:r w:rsidR="00344A46" w:rsidRPr="00970464">
        <w:rPr>
          <w:rFonts w:ascii="Arial" w:hAnsi="Arial" w:cs="Arial"/>
          <w:b/>
          <w:bCs/>
          <w:sz w:val="32"/>
          <w:szCs w:val="32"/>
          <w:lang w:val="en-GB"/>
        </w:rPr>
        <w:t>asymptomatic bacteriuria</w:t>
      </w:r>
    </w:p>
    <w:p w14:paraId="082FB637" w14:textId="77777777" w:rsidR="00CC52F7" w:rsidRPr="00634B49" w:rsidRDefault="00CC52F7" w:rsidP="005F07B2">
      <w:pPr>
        <w:spacing w:line="360" w:lineRule="auto"/>
        <w:rPr>
          <w:rFonts w:ascii="Arial" w:hAnsi="Arial" w:cs="Arial"/>
          <w:lang w:val="en-US"/>
        </w:rPr>
      </w:pPr>
    </w:p>
    <w:p w14:paraId="0E4859CF" w14:textId="351D86BB" w:rsidR="00634B49" w:rsidRPr="00E17347" w:rsidRDefault="005F07B2" w:rsidP="0016660B">
      <w:pPr>
        <w:spacing w:line="360" w:lineRule="auto"/>
        <w:rPr>
          <w:rFonts w:ascii="Segoe UI" w:hAnsi="Segoe UI" w:cs="Segoe UI"/>
          <w:color w:val="212121"/>
          <w:shd w:val="clear" w:color="auto" w:fill="FFFFFF"/>
          <w:lang w:val="en-US"/>
        </w:rPr>
      </w:pPr>
      <w:r w:rsidRPr="00634B49">
        <w:rPr>
          <w:rFonts w:ascii="Arial" w:hAnsi="Arial" w:cs="Arial"/>
          <w:b/>
          <w:lang w:val="en-US"/>
        </w:rPr>
        <w:t>Marlies Mulder</w:t>
      </w:r>
      <w:r w:rsidR="00634B49">
        <w:rPr>
          <w:rFonts w:ascii="Arial" w:hAnsi="Arial" w:cs="Arial"/>
          <w:lang w:val="en-US"/>
        </w:rPr>
        <w:t xml:space="preserve">, </w:t>
      </w:r>
      <w:r w:rsidR="00634B49" w:rsidRPr="00E17347">
        <w:rPr>
          <w:rFonts w:ascii="Segoe UI" w:hAnsi="Segoe UI" w:cs="Segoe UI"/>
          <w:color w:val="212121"/>
          <w:shd w:val="clear" w:color="auto" w:fill="FFFFFF"/>
          <w:lang w:val="en-US"/>
        </w:rPr>
        <w:t xml:space="preserve">Department of Medical Microbiology, Infectious Diseases and Infection Prevention, Maastricht University Medical Centre (MUMC+), Maastricht, </w:t>
      </w:r>
      <w:r w:rsidR="005E216E">
        <w:rPr>
          <w:rFonts w:ascii="Segoe UI" w:hAnsi="Segoe UI" w:cs="Segoe UI"/>
          <w:color w:val="212121"/>
          <w:shd w:val="clear" w:color="auto" w:fill="FFFFFF"/>
          <w:lang w:val="en-US"/>
        </w:rPr>
        <w:t xml:space="preserve">The </w:t>
      </w:r>
      <w:r w:rsidR="00634B49" w:rsidRPr="00E17347">
        <w:rPr>
          <w:rFonts w:ascii="Segoe UI" w:hAnsi="Segoe UI" w:cs="Segoe UI"/>
          <w:color w:val="212121"/>
          <w:shd w:val="clear" w:color="auto" w:fill="FFFFFF"/>
          <w:lang w:val="en-US"/>
        </w:rPr>
        <w:t>Netherlands.</w:t>
      </w:r>
    </w:p>
    <w:p w14:paraId="2A64CA50" w14:textId="06E74714" w:rsidR="005F07B2" w:rsidRPr="00EF6ECC" w:rsidRDefault="005F07B2" w:rsidP="0016660B">
      <w:pPr>
        <w:spacing w:line="360" w:lineRule="auto"/>
        <w:rPr>
          <w:rFonts w:ascii="Arial" w:hAnsi="Arial" w:cs="Arial"/>
          <w:lang w:val="en-US"/>
        </w:rPr>
      </w:pPr>
      <w:r w:rsidRPr="00EF6ECC">
        <w:rPr>
          <w:rFonts w:ascii="Arial" w:hAnsi="Arial" w:cs="Arial"/>
          <w:b/>
          <w:lang w:val="en-US"/>
        </w:rPr>
        <w:t>Manu P</w:t>
      </w:r>
      <w:r w:rsidR="00634B49" w:rsidRPr="00EF6ECC">
        <w:rPr>
          <w:rFonts w:ascii="Arial" w:hAnsi="Arial" w:cs="Arial"/>
          <w:b/>
          <w:lang w:val="en-US"/>
        </w:rPr>
        <w:t>.</w:t>
      </w:r>
      <w:r w:rsidRPr="00EF6ECC">
        <w:rPr>
          <w:rFonts w:ascii="Arial" w:hAnsi="Arial" w:cs="Arial"/>
          <w:b/>
          <w:lang w:val="en-US"/>
        </w:rPr>
        <w:t xml:space="preserve"> Bilsen</w:t>
      </w:r>
      <w:r w:rsidRPr="00EF6ECC">
        <w:rPr>
          <w:rFonts w:ascii="Arial" w:hAnsi="Arial" w:cs="Arial"/>
          <w:lang w:val="en-US"/>
        </w:rPr>
        <w:t xml:space="preserve">, </w:t>
      </w:r>
      <w:r w:rsidR="00EF6ECC" w:rsidRPr="00EF6ECC">
        <w:rPr>
          <w:rFonts w:ascii="Arial" w:hAnsi="Arial" w:cs="Arial"/>
          <w:lang w:val="en-US"/>
        </w:rPr>
        <w:t>Leid</w:t>
      </w:r>
      <w:r w:rsidR="00EF6ECC" w:rsidRPr="005E216E">
        <w:rPr>
          <w:rFonts w:ascii="Arial" w:hAnsi="Arial" w:cs="Arial"/>
          <w:lang w:val="en-US"/>
        </w:rPr>
        <w:t xml:space="preserve">en </w:t>
      </w:r>
      <w:r w:rsidR="0023759B">
        <w:rPr>
          <w:rFonts w:ascii="Arial" w:hAnsi="Arial" w:cs="Arial"/>
          <w:lang w:val="en-US"/>
        </w:rPr>
        <w:t xml:space="preserve">University </w:t>
      </w:r>
      <w:r w:rsidR="00EF6ECC" w:rsidRPr="005E216E">
        <w:rPr>
          <w:rFonts w:ascii="Arial" w:hAnsi="Arial" w:cs="Arial"/>
          <w:lang w:val="en-US"/>
        </w:rPr>
        <w:t>Center of Infectious Diseases (LUCID)</w:t>
      </w:r>
      <w:r w:rsidRPr="00EF6ECC">
        <w:rPr>
          <w:rFonts w:ascii="Arial" w:hAnsi="Arial" w:cs="Arial"/>
          <w:lang w:val="en-US"/>
        </w:rPr>
        <w:t>, Leiden University Medical Center</w:t>
      </w:r>
      <w:r w:rsidR="005E216E">
        <w:rPr>
          <w:rFonts w:ascii="Arial" w:hAnsi="Arial" w:cs="Arial"/>
          <w:lang w:val="en-US"/>
        </w:rPr>
        <w:t xml:space="preserve">, Leiden, The Netherlands. </w:t>
      </w:r>
    </w:p>
    <w:p w14:paraId="3BC718CB" w14:textId="77777777" w:rsidR="00DD1FA8" w:rsidRDefault="00344A46" w:rsidP="0016660B">
      <w:pPr>
        <w:spacing w:line="360" w:lineRule="auto"/>
        <w:rPr>
          <w:rFonts w:ascii="Arial" w:hAnsi="Arial" w:cs="Arial"/>
          <w:b/>
          <w:lang w:val="en-US"/>
        </w:rPr>
      </w:pPr>
      <w:r w:rsidRPr="00634B49">
        <w:rPr>
          <w:rFonts w:ascii="Arial" w:hAnsi="Arial" w:cs="Arial"/>
          <w:b/>
          <w:lang w:val="en-US"/>
        </w:rPr>
        <w:t>Martha</w:t>
      </w:r>
      <w:r w:rsidR="00A25293" w:rsidRPr="00634B49">
        <w:rPr>
          <w:rFonts w:ascii="Arial" w:hAnsi="Arial" w:cs="Arial"/>
          <w:b/>
          <w:lang w:val="en-US"/>
        </w:rPr>
        <w:t xml:space="preserve"> T</w:t>
      </w:r>
      <w:r w:rsidR="00634B49">
        <w:rPr>
          <w:rFonts w:ascii="Arial" w:hAnsi="Arial" w:cs="Arial"/>
          <w:b/>
          <w:lang w:val="en-US"/>
        </w:rPr>
        <w:t>.</w:t>
      </w:r>
      <w:r w:rsidRPr="00634B49">
        <w:rPr>
          <w:rFonts w:ascii="Arial" w:hAnsi="Arial" w:cs="Arial"/>
          <w:b/>
          <w:lang w:val="en-US"/>
        </w:rPr>
        <w:t xml:space="preserve"> van der Beek</w:t>
      </w:r>
      <w:r w:rsidR="00A25293" w:rsidRPr="00B153D4">
        <w:rPr>
          <w:rFonts w:ascii="Arial" w:hAnsi="Arial" w:cs="Arial"/>
          <w:lang w:val="en-US"/>
        </w:rPr>
        <w:t xml:space="preserve">, </w:t>
      </w:r>
      <w:r w:rsidR="00DD1FA8" w:rsidRPr="00EF6ECC">
        <w:rPr>
          <w:rFonts w:ascii="Arial" w:hAnsi="Arial" w:cs="Arial"/>
          <w:lang w:val="en-US"/>
        </w:rPr>
        <w:t>Leid</w:t>
      </w:r>
      <w:r w:rsidR="00DD1FA8" w:rsidRPr="005E216E">
        <w:rPr>
          <w:rFonts w:ascii="Arial" w:hAnsi="Arial" w:cs="Arial"/>
          <w:lang w:val="en-US"/>
        </w:rPr>
        <w:t xml:space="preserve">en </w:t>
      </w:r>
      <w:r w:rsidR="00DD1FA8">
        <w:rPr>
          <w:rFonts w:ascii="Arial" w:hAnsi="Arial" w:cs="Arial"/>
          <w:lang w:val="en-US"/>
        </w:rPr>
        <w:t xml:space="preserve">University </w:t>
      </w:r>
      <w:r w:rsidR="00DD1FA8" w:rsidRPr="005E216E">
        <w:rPr>
          <w:rFonts w:ascii="Arial" w:hAnsi="Arial" w:cs="Arial"/>
          <w:lang w:val="en-US"/>
        </w:rPr>
        <w:t>Center of Infectious Diseases (LUCID)</w:t>
      </w:r>
      <w:r w:rsidR="00DD1FA8" w:rsidRPr="00EF6ECC">
        <w:rPr>
          <w:rFonts w:ascii="Arial" w:hAnsi="Arial" w:cs="Arial"/>
          <w:lang w:val="en-US"/>
        </w:rPr>
        <w:t>, Leiden University Medical Center</w:t>
      </w:r>
      <w:r w:rsidR="00DD1FA8">
        <w:rPr>
          <w:rFonts w:ascii="Arial" w:hAnsi="Arial" w:cs="Arial"/>
          <w:lang w:val="en-US"/>
        </w:rPr>
        <w:t>, Leiden, The Netherlands</w:t>
      </w:r>
      <w:r w:rsidR="00DD1FA8" w:rsidRPr="00634B49">
        <w:rPr>
          <w:rFonts w:ascii="Arial" w:hAnsi="Arial" w:cs="Arial"/>
          <w:b/>
          <w:lang w:val="en-US"/>
        </w:rPr>
        <w:t xml:space="preserve"> </w:t>
      </w:r>
    </w:p>
    <w:p w14:paraId="7B0171FD" w14:textId="18DEF0C3" w:rsidR="00344A46" w:rsidRPr="00634B49" w:rsidRDefault="00344A46" w:rsidP="0016660B">
      <w:pPr>
        <w:spacing w:line="360" w:lineRule="auto"/>
        <w:rPr>
          <w:rFonts w:ascii="Arial" w:hAnsi="Arial" w:cs="Arial"/>
          <w:b/>
          <w:lang w:val="en-US"/>
        </w:rPr>
      </w:pPr>
      <w:r w:rsidRPr="00634B49">
        <w:rPr>
          <w:rFonts w:ascii="Arial" w:hAnsi="Arial" w:cs="Arial"/>
          <w:b/>
          <w:lang w:val="en-US"/>
        </w:rPr>
        <w:t>Antoni</w:t>
      </w:r>
      <w:r w:rsidR="0036533E" w:rsidRPr="00634B49">
        <w:rPr>
          <w:rFonts w:ascii="Arial" w:hAnsi="Arial" w:cs="Arial"/>
          <w:b/>
          <w:lang w:val="en-US"/>
        </w:rPr>
        <w:t xml:space="preserve"> P.A.</w:t>
      </w:r>
      <w:r w:rsidRPr="00634B49">
        <w:rPr>
          <w:rFonts w:ascii="Arial" w:hAnsi="Arial" w:cs="Arial"/>
          <w:b/>
          <w:lang w:val="en-US"/>
        </w:rPr>
        <w:t xml:space="preserve"> Hendrickx</w:t>
      </w:r>
      <w:r w:rsidR="0036533E">
        <w:rPr>
          <w:rFonts w:ascii="Arial" w:hAnsi="Arial" w:cs="Arial"/>
          <w:lang w:val="en-US"/>
        </w:rPr>
        <w:t xml:space="preserve">, </w:t>
      </w:r>
      <w:r w:rsidR="0036533E" w:rsidRPr="0036533E">
        <w:rPr>
          <w:rFonts w:ascii="Arial" w:hAnsi="Arial" w:cs="Arial"/>
          <w:lang w:val="en-US"/>
        </w:rPr>
        <w:t xml:space="preserve">National Institute for Public Health and the Environment (RIVM), </w:t>
      </w:r>
      <w:r w:rsidR="0036533E" w:rsidRPr="00634B49">
        <w:rPr>
          <w:rFonts w:ascii="Arial" w:hAnsi="Arial" w:cs="Arial"/>
          <w:lang w:val="en-US"/>
        </w:rPr>
        <w:t>Centre for Infectious Disease Control, Bilthoven, the Netherlands.</w:t>
      </w:r>
    </w:p>
    <w:p w14:paraId="25A8C4B0" w14:textId="77777777" w:rsidR="00DD1FA8" w:rsidRDefault="00344A46" w:rsidP="00DD1FA8">
      <w:pPr>
        <w:spacing w:line="360" w:lineRule="auto"/>
        <w:rPr>
          <w:rFonts w:ascii="Arial" w:hAnsi="Arial" w:cs="Arial"/>
          <w:b/>
          <w:lang w:val="en-US"/>
        </w:rPr>
      </w:pPr>
      <w:r w:rsidRPr="00634B49">
        <w:rPr>
          <w:rFonts w:ascii="Arial" w:hAnsi="Arial" w:cs="Arial"/>
          <w:b/>
          <w:lang w:val="en-US"/>
        </w:rPr>
        <w:t xml:space="preserve">Merel </w:t>
      </w:r>
      <w:r w:rsidR="00A25293" w:rsidRPr="00634B49">
        <w:rPr>
          <w:rFonts w:ascii="Arial" w:hAnsi="Arial" w:cs="Arial"/>
          <w:b/>
          <w:lang w:val="en-US"/>
        </w:rPr>
        <w:t>M</w:t>
      </w:r>
      <w:r w:rsidR="00634B49" w:rsidRPr="00634B49">
        <w:rPr>
          <w:rFonts w:ascii="Arial" w:hAnsi="Arial" w:cs="Arial"/>
          <w:b/>
          <w:lang w:val="en-US"/>
        </w:rPr>
        <w:t>.</w:t>
      </w:r>
      <w:r w:rsidR="00A25293" w:rsidRPr="00634B49">
        <w:rPr>
          <w:rFonts w:ascii="Arial" w:hAnsi="Arial" w:cs="Arial"/>
          <w:b/>
          <w:lang w:val="en-US"/>
        </w:rPr>
        <w:t xml:space="preserve"> C</w:t>
      </w:r>
      <w:r w:rsidR="00634B49" w:rsidRPr="00634B49">
        <w:rPr>
          <w:rFonts w:ascii="Arial" w:hAnsi="Arial" w:cs="Arial"/>
          <w:b/>
          <w:lang w:val="en-US"/>
        </w:rPr>
        <w:t>.</w:t>
      </w:r>
      <w:r w:rsidR="00A25293" w:rsidRPr="00634B49">
        <w:rPr>
          <w:rFonts w:ascii="Arial" w:hAnsi="Arial" w:cs="Arial"/>
          <w:b/>
          <w:lang w:val="en-US"/>
        </w:rPr>
        <w:t xml:space="preserve"> </w:t>
      </w:r>
      <w:r w:rsidRPr="00634B49">
        <w:rPr>
          <w:rFonts w:ascii="Arial" w:hAnsi="Arial" w:cs="Arial"/>
          <w:b/>
          <w:lang w:val="en-US"/>
        </w:rPr>
        <w:t>Lambregts</w:t>
      </w:r>
      <w:r w:rsidR="00634B49" w:rsidRPr="00634B49">
        <w:rPr>
          <w:rFonts w:ascii="Arial" w:hAnsi="Arial" w:cs="Arial"/>
          <w:lang w:val="en-US"/>
        </w:rPr>
        <w:t>,</w:t>
      </w:r>
      <w:r w:rsidR="00A25293" w:rsidRPr="00B153D4">
        <w:rPr>
          <w:rFonts w:ascii="Arial" w:hAnsi="Arial" w:cs="Arial"/>
          <w:lang w:val="en-US"/>
        </w:rPr>
        <w:t xml:space="preserve"> </w:t>
      </w:r>
      <w:r w:rsidR="00DD1FA8" w:rsidRPr="00EF6ECC">
        <w:rPr>
          <w:rFonts w:ascii="Arial" w:hAnsi="Arial" w:cs="Arial"/>
          <w:lang w:val="en-US"/>
        </w:rPr>
        <w:t>Leid</w:t>
      </w:r>
      <w:r w:rsidR="00DD1FA8" w:rsidRPr="005E216E">
        <w:rPr>
          <w:rFonts w:ascii="Arial" w:hAnsi="Arial" w:cs="Arial"/>
          <w:lang w:val="en-US"/>
        </w:rPr>
        <w:t xml:space="preserve">en </w:t>
      </w:r>
      <w:r w:rsidR="00DD1FA8">
        <w:rPr>
          <w:rFonts w:ascii="Arial" w:hAnsi="Arial" w:cs="Arial"/>
          <w:lang w:val="en-US"/>
        </w:rPr>
        <w:t xml:space="preserve">University </w:t>
      </w:r>
      <w:r w:rsidR="00DD1FA8" w:rsidRPr="005E216E">
        <w:rPr>
          <w:rFonts w:ascii="Arial" w:hAnsi="Arial" w:cs="Arial"/>
          <w:lang w:val="en-US"/>
        </w:rPr>
        <w:t>Center of Infectious Diseases (LUCID)</w:t>
      </w:r>
      <w:r w:rsidR="00DD1FA8" w:rsidRPr="00EF6ECC">
        <w:rPr>
          <w:rFonts w:ascii="Arial" w:hAnsi="Arial" w:cs="Arial"/>
          <w:lang w:val="en-US"/>
        </w:rPr>
        <w:t>, Leiden University Medical Center</w:t>
      </w:r>
      <w:r w:rsidR="00DD1FA8">
        <w:rPr>
          <w:rFonts w:ascii="Arial" w:hAnsi="Arial" w:cs="Arial"/>
          <w:lang w:val="en-US"/>
        </w:rPr>
        <w:t>, Leiden, The Netherlands</w:t>
      </w:r>
      <w:r w:rsidR="00DD1FA8" w:rsidRPr="00634B49">
        <w:rPr>
          <w:rFonts w:ascii="Arial" w:hAnsi="Arial" w:cs="Arial"/>
          <w:b/>
          <w:lang w:val="en-US"/>
        </w:rPr>
        <w:t xml:space="preserve"> </w:t>
      </w:r>
    </w:p>
    <w:p w14:paraId="02C256E4" w14:textId="5E37E88B" w:rsidR="00120B35" w:rsidRPr="0010726F" w:rsidRDefault="00344A46" w:rsidP="00DD1FA8">
      <w:pPr>
        <w:spacing w:line="360" w:lineRule="auto"/>
        <w:rPr>
          <w:rFonts w:ascii="Arial" w:hAnsi="Arial" w:cs="Arial"/>
          <w:lang w:val="en-US"/>
        </w:rPr>
      </w:pPr>
      <w:r w:rsidRPr="0010726F">
        <w:rPr>
          <w:rFonts w:ascii="Arial" w:hAnsi="Arial" w:cs="Arial"/>
          <w:b/>
          <w:lang w:val="en-US"/>
        </w:rPr>
        <w:t xml:space="preserve">Caroline </w:t>
      </w:r>
      <w:proofErr w:type="spellStart"/>
      <w:r w:rsidRPr="0010726F">
        <w:rPr>
          <w:rFonts w:ascii="Arial" w:hAnsi="Arial" w:cs="Arial"/>
          <w:b/>
          <w:lang w:val="en-US"/>
        </w:rPr>
        <w:t>Schneeberger</w:t>
      </w:r>
      <w:proofErr w:type="spellEnd"/>
      <w:r w:rsidRPr="0010726F">
        <w:rPr>
          <w:rFonts w:ascii="Arial" w:hAnsi="Arial" w:cs="Arial"/>
          <w:b/>
          <w:lang w:val="en-US"/>
        </w:rPr>
        <w:t>-van der Linden</w:t>
      </w:r>
      <w:ins w:id="0" w:author="Caroline Schneeberger" w:date="2025-03-20T13:11:00Z">
        <w:r w:rsidR="009323C2" w:rsidRPr="0010726F">
          <w:rPr>
            <w:rFonts w:ascii="Arial" w:hAnsi="Arial" w:cs="Arial"/>
            <w:lang w:val="en-US"/>
            <w:rPrChange w:id="1" w:author="Beek, M.T. van der (LUCID-M)" w:date="2025-03-21T08:28:00Z">
              <w:rPr>
                <w:rFonts w:ascii="Arial" w:hAnsi="Arial" w:cs="Arial"/>
              </w:rPr>
            </w:rPrChange>
          </w:rPr>
          <w:t>, Department of Medicine for Older People, Amsterdam UMC Location Vrije Universiteit, Amsterdam, The Netherlands</w:t>
        </w:r>
      </w:ins>
      <w:del w:id="2" w:author="Caroline Schneeberger" w:date="2025-03-20T13:10:00Z">
        <w:r w:rsidR="00634B49" w:rsidRPr="0010726F" w:rsidDel="009323C2">
          <w:rPr>
            <w:rFonts w:ascii="Arial" w:hAnsi="Arial" w:cs="Arial"/>
            <w:lang w:val="en-US"/>
          </w:rPr>
          <w:delText>,</w:delText>
        </w:r>
        <w:r w:rsidR="00120B35" w:rsidRPr="0010726F" w:rsidDel="009323C2">
          <w:rPr>
            <w:rFonts w:ascii="Arial" w:hAnsi="Arial" w:cs="Arial"/>
            <w:lang w:val="en-US"/>
          </w:rPr>
          <w:delText xml:space="preserve"> Infectious Diseases in Primary Care,</w:delText>
        </w:r>
        <w:r w:rsidR="00634B49" w:rsidRPr="0010726F" w:rsidDel="009323C2">
          <w:rPr>
            <w:rFonts w:ascii="Arial" w:hAnsi="Arial" w:cs="Arial"/>
            <w:lang w:val="en-US"/>
          </w:rPr>
          <w:delText xml:space="preserve"> Nivel.</w:delText>
        </w:r>
        <w:r w:rsidR="00120B35" w:rsidRPr="0010726F" w:rsidDel="009323C2">
          <w:rPr>
            <w:rFonts w:ascii="Arial" w:hAnsi="Arial" w:cs="Arial"/>
            <w:lang w:val="en-US"/>
          </w:rPr>
          <w:delText xml:space="preserve"> Otterstraat 118, Utrecht, The Netherlands</w:delText>
        </w:r>
      </w:del>
    </w:p>
    <w:p w14:paraId="052E8DBD" w14:textId="35BE16C3" w:rsidR="004347A1" w:rsidRPr="0010726F" w:rsidRDefault="004347A1">
      <w:pPr>
        <w:rPr>
          <w:rFonts w:ascii="Arial" w:hAnsi="Arial" w:cs="Arial"/>
          <w:lang w:val="en-US"/>
        </w:rPr>
      </w:pPr>
    </w:p>
    <w:p w14:paraId="7BCA6996" w14:textId="32A7F0E5" w:rsidR="00F91B28" w:rsidRDefault="00F91B28" w:rsidP="00F91B28">
      <w:pPr>
        <w:spacing w:line="360" w:lineRule="auto"/>
        <w:rPr>
          <w:rFonts w:cs="Arial"/>
          <w:b/>
          <w:bCs/>
          <w:lang w:val="en-GB"/>
        </w:rPr>
      </w:pPr>
      <w:r>
        <w:rPr>
          <w:rFonts w:cs="Arial"/>
          <w:b/>
          <w:bCs/>
          <w:lang w:val="en-GB"/>
        </w:rPr>
        <w:t>Keywords: urinary tract infection, WGS, virulence factors</w:t>
      </w:r>
      <w:r w:rsidR="00EF6ECC">
        <w:rPr>
          <w:rFonts w:cs="Arial"/>
          <w:b/>
          <w:bCs/>
          <w:lang w:val="en-GB"/>
        </w:rPr>
        <w:t>, older adults, asymptomatic bacteriuria</w:t>
      </w:r>
    </w:p>
    <w:p w14:paraId="1F419E20" w14:textId="77777777" w:rsidR="00F91B28" w:rsidRDefault="00F91B28" w:rsidP="00F91B28">
      <w:pPr>
        <w:spacing w:line="360" w:lineRule="auto"/>
        <w:rPr>
          <w:rFonts w:cs="Arial"/>
          <w:b/>
          <w:bCs/>
          <w:lang w:val="en-GB"/>
        </w:rPr>
      </w:pPr>
    </w:p>
    <w:p w14:paraId="5CD77F98" w14:textId="77777777" w:rsidR="00F91B28" w:rsidRDefault="00F91B28">
      <w:pPr>
        <w:rPr>
          <w:rFonts w:cs="Arial"/>
          <w:b/>
          <w:bCs/>
          <w:lang w:val="en-GB"/>
        </w:rPr>
      </w:pPr>
      <w:r>
        <w:rPr>
          <w:rFonts w:cs="Arial"/>
          <w:b/>
          <w:bCs/>
          <w:lang w:val="en-GB"/>
        </w:rPr>
        <w:br w:type="page"/>
      </w:r>
    </w:p>
    <w:p w14:paraId="335BE434" w14:textId="0A8EC0B2" w:rsidR="00F91B28" w:rsidRPr="00D70F90" w:rsidRDefault="00F91B28" w:rsidP="00F91B28">
      <w:pPr>
        <w:spacing w:line="360" w:lineRule="auto"/>
        <w:rPr>
          <w:rFonts w:cs="Arial"/>
          <w:b/>
          <w:bCs/>
          <w:lang w:val="en-GB"/>
        </w:rPr>
      </w:pPr>
      <w:r w:rsidRPr="00D70F90">
        <w:rPr>
          <w:rFonts w:cs="Arial"/>
          <w:b/>
          <w:bCs/>
          <w:lang w:val="en-GB"/>
        </w:rPr>
        <w:lastRenderedPageBreak/>
        <w:t>Abstract</w:t>
      </w:r>
      <w:r w:rsidR="009C7656">
        <w:rPr>
          <w:rFonts w:cs="Arial"/>
          <w:b/>
          <w:bCs/>
          <w:lang w:val="en-GB"/>
        </w:rPr>
        <w:t xml:space="preserve"> (</w:t>
      </w:r>
      <w:r w:rsidR="007F1669">
        <w:rPr>
          <w:rFonts w:cs="Arial"/>
          <w:b/>
          <w:bCs/>
          <w:highlight w:val="yellow"/>
          <w:lang w:val="en-GB"/>
        </w:rPr>
        <w:t>292</w:t>
      </w:r>
      <w:r w:rsidR="009C7656" w:rsidRPr="00D773EB">
        <w:rPr>
          <w:rFonts w:cs="Arial"/>
          <w:b/>
          <w:bCs/>
          <w:highlight w:val="yellow"/>
          <w:lang w:val="en-GB"/>
        </w:rPr>
        <w:t xml:space="preserve"> </w:t>
      </w:r>
      <w:proofErr w:type="spellStart"/>
      <w:r w:rsidR="009C7656" w:rsidRPr="00D773EB">
        <w:rPr>
          <w:rFonts w:cs="Arial"/>
          <w:b/>
          <w:bCs/>
          <w:highlight w:val="yellow"/>
          <w:lang w:val="en-GB"/>
        </w:rPr>
        <w:t>woorden</w:t>
      </w:r>
      <w:proofErr w:type="spellEnd"/>
      <w:r w:rsidR="00D773EB" w:rsidRPr="00D773EB">
        <w:rPr>
          <w:rFonts w:cs="Arial"/>
          <w:b/>
          <w:bCs/>
          <w:highlight w:val="yellow"/>
          <w:lang w:val="en-GB"/>
        </w:rPr>
        <w:t xml:space="preserve">, max 300 </w:t>
      </w:r>
      <w:proofErr w:type="spellStart"/>
      <w:r w:rsidR="00D773EB" w:rsidRPr="00D773EB">
        <w:rPr>
          <w:rFonts w:cs="Arial"/>
          <w:b/>
          <w:bCs/>
          <w:highlight w:val="yellow"/>
          <w:lang w:val="en-GB"/>
        </w:rPr>
        <w:t>woorden</w:t>
      </w:r>
      <w:proofErr w:type="spellEnd"/>
      <w:r w:rsidR="009C7656" w:rsidRPr="00D773EB">
        <w:rPr>
          <w:rFonts w:cs="Arial"/>
          <w:b/>
          <w:bCs/>
          <w:highlight w:val="yellow"/>
          <w:lang w:val="en-GB"/>
        </w:rPr>
        <w:t>)</w:t>
      </w:r>
    </w:p>
    <w:p w14:paraId="5DBE4BEB" w14:textId="7D631578" w:rsidR="00F91B28" w:rsidRPr="00D70F90" w:rsidRDefault="008A2924" w:rsidP="00F91B28">
      <w:pPr>
        <w:spacing w:line="360" w:lineRule="auto"/>
        <w:rPr>
          <w:rFonts w:cs="Arial"/>
          <w:i/>
          <w:iCs/>
          <w:lang w:val="en-GB"/>
        </w:rPr>
      </w:pPr>
      <w:r>
        <w:rPr>
          <w:rFonts w:cs="Arial"/>
          <w:i/>
          <w:iCs/>
          <w:lang w:val="en-GB"/>
        </w:rPr>
        <w:t>Objectives</w:t>
      </w:r>
      <w:r w:rsidR="00F91B28" w:rsidRPr="00D70F90">
        <w:rPr>
          <w:rFonts w:cs="Arial"/>
          <w:i/>
          <w:iCs/>
          <w:lang w:val="en-GB"/>
        </w:rPr>
        <w:t xml:space="preserve">: </w:t>
      </w:r>
      <w:r w:rsidR="00F91B28" w:rsidRPr="00D70F90">
        <w:rPr>
          <w:rFonts w:cs="Arial"/>
          <w:lang w:val="en-GB"/>
        </w:rPr>
        <w:t xml:space="preserve">Diagnosing urinary tract infection (UTI) in older women is complicated due to the high prevalence of asymptomatic bacteriuria (ASB). </w:t>
      </w:r>
      <w:r w:rsidR="00D773EB">
        <w:rPr>
          <w:rFonts w:cs="Arial"/>
          <w:lang w:val="en-GB"/>
        </w:rPr>
        <w:t>We</w:t>
      </w:r>
      <w:r w:rsidR="00F91B28" w:rsidRPr="00D70F90">
        <w:rPr>
          <w:rFonts w:cs="Arial"/>
          <w:lang w:val="en-GB"/>
        </w:rPr>
        <w:t xml:space="preserve"> </w:t>
      </w:r>
      <w:r w:rsidR="00D773EB">
        <w:rPr>
          <w:rFonts w:cs="Arial"/>
          <w:lang w:val="en-GB"/>
        </w:rPr>
        <w:t>aimed</w:t>
      </w:r>
      <w:r w:rsidR="00F91B28" w:rsidRPr="00D70F90">
        <w:rPr>
          <w:rFonts w:cs="Arial"/>
          <w:lang w:val="en-GB"/>
        </w:rPr>
        <w:t xml:space="preserve"> to </w:t>
      </w:r>
      <w:r w:rsidR="00870E7F" w:rsidRPr="00D70F90">
        <w:rPr>
          <w:rFonts w:cs="Arial"/>
          <w:lang w:val="en-GB"/>
        </w:rPr>
        <w:t>evaluate whether pathogen-related factors differ betwee</w:t>
      </w:r>
      <w:r w:rsidR="00870E7F">
        <w:rPr>
          <w:rFonts w:cs="Arial"/>
          <w:lang w:val="en-GB"/>
        </w:rPr>
        <w:t>n older women with UTI and ASB</w:t>
      </w:r>
      <w:r w:rsidR="00870E7F" w:rsidRPr="00D70F90">
        <w:rPr>
          <w:rFonts w:cs="Arial"/>
          <w:lang w:val="en-GB"/>
        </w:rPr>
        <w:t xml:space="preserve"> </w:t>
      </w:r>
      <w:r w:rsidR="00870E7F">
        <w:rPr>
          <w:rFonts w:cs="Arial"/>
          <w:lang w:val="en-GB"/>
        </w:rPr>
        <w:t xml:space="preserve">and to </w:t>
      </w:r>
      <w:r w:rsidR="00D773EB" w:rsidRPr="00D70F90">
        <w:rPr>
          <w:rFonts w:cs="Arial"/>
          <w:lang w:val="en-GB"/>
        </w:rPr>
        <w:t xml:space="preserve">gain more insight into the persistence of </w:t>
      </w:r>
      <w:r w:rsidR="00D773EB" w:rsidRPr="00415C1F">
        <w:rPr>
          <w:i/>
          <w:iCs/>
          <w:lang w:val="en-US"/>
        </w:rPr>
        <w:t>Escherichia coli</w:t>
      </w:r>
      <w:r w:rsidR="00D773EB" w:rsidRPr="00C74B66">
        <w:rPr>
          <w:lang w:val="en-US"/>
        </w:rPr>
        <w:t xml:space="preserve"> </w:t>
      </w:r>
      <w:r w:rsidR="00D773EB">
        <w:rPr>
          <w:rFonts w:cs="Arial"/>
          <w:lang w:val="en-GB"/>
        </w:rPr>
        <w:t>in ASB</w:t>
      </w:r>
      <w:r w:rsidR="00F91B28">
        <w:rPr>
          <w:rFonts w:cs="Arial"/>
          <w:lang w:val="en-GB"/>
        </w:rPr>
        <w:t>.</w:t>
      </w:r>
    </w:p>
    <w:p w14:paraId="68735DEB" w14:textId="79B457CF" w:rsidR="00F91B28" w:rsidRPr="00B7606A" w:rsidRDefault="00F91B28" w:rsidP="00F91B28">
      <w:pPr>
        <w:spacing w:line="360" w:lineRule="auto"/>
        <w:rPr>
          <w:rFonts w:cs="Arial"/>
          <w:i/>
          <w:lang w:val="en-GB"/>
        </w:rPr>
      </w:pPr>
      <w:r w:rsidRPr="00D70F90">
        <w:rPr>
          <w:rFonts w:cs="Arial"/>
          <w:i/>
          <w:lang w:val="en-GB"/>
        </w:rPr>
        <w:t xml:space="preserve">Methods: </w:t>
      </w:r>
      <w:r w:rsidRPr="00D70F90">
        <w:rPr>
          <w:rFonts w:cs="Arial"/>
          <w:lang w:val="en-GB"/>
        </w:rPr>
        <w:t xml:space="preserve">In this exploratory study, </w:t>
      </w:r>
      <w:r w:rsidRPr="00D70F90">
        <w:rPr>
          <w:rFonts w:cs="Arial"/>
          <w:i/>
          <w:iCs/>
          <w:lang w:val="en-GB"/>
        </w:rPr>
        <w:t>E. coli</w:t>
      </w:r>
      <w:r w:rsidRPr="00D70F90">
        <w:rPr>
          <w:rFonts w:cs="Arial"/>
          <w:lang w:val="en-GB"/>
        </w:rPr>
        <w:t xml:space="preserve"> isolates of 46 participants were analysed. This study included women aged </w:t>
      </w:r>
      <w:r w:rsidRPr="00D70F90">
        <w:rPr>
          <w:rFonts w:cs="Arial"/>
          <w:lang w:val="en-GB"/>
        </w:rPr>
        <w:sym w:font="Symbol" w:char="F0B3"/>
      </w:r>
      <w:r w:rsidRPr="00D70F90">
        <w:rPr>
          <w:rFonts w:cs="Arial"/>
          <w:lang w:val="en-GB"/>
        </w:rPr>
        <w:t xml:space="preserve"> 65 years with UTI (</w:t>
      </w:r>
      <w:r w:rsidRPr="00D70F90">
        <w:rPr>
          <w:rFonts w:cs="Arial"/>
          <w:lang w:val="en-GB"/>
        </w:rPr>
        <w:sym w:font="Symbol" w:char="F0B3"/>
      </w:r>
      <w:r w:rsidRPr="00D70F90">
        <w:rPr>
          <w:rFonts w:cs="Arial"/>
          <w:lang w:val="en-GB"/>
        </w:rPr>
        <w:t xml:space="preserve"> 2 new-onset lower urinary tract symptoms, pyuria, and bacteriuria) or ASB (</w:t>
      </w:r>
      <w:r w:rsidRPr="00D70F90">
        <w:rPr>
          <w:rFonts w:cs="Arial"/>
          <w:i/>
          <w:iCs/>
          <w:lang w:val="en-GB"/>
        </w:rPr>
        <w:t>E. coli</w:t>
      </w:r>
      <w:r w:rsidRPr="00D70F90">
        <w:rPr>
          <w:rFonts w:cs="Arial"/>
          <w:lang w:val="en-GB"/>
        </w:rPr>
        <w:t xml:space="preserve"> </w:t>
      </w:r>
      <w:r w:rsidRPr="00D70F90">
        <w:rPr>
          <w:rFonts w:cs="Arial"/>
          <w:lang w:val="en-GB"/>
        </w:rPr>
        <w:sym w:font="Symbol" w:char="F0B3"/>
      </w:r>
      <w:r w:rsidRPr="00D70F90">
        <w:rPr>
          <w:rFonts w:cs="Arial"/>
          <w:lang w:val="en-GB"/>
        </w:rPr>
        <w:t xml:space="preserve"> 10</w:t>
      </w:r>
      <w:r w:rsidRPr="00D70F90">
        <w:rPr>
          <w:rFonts w:cs="Arial"/>
          <w:vertAlign w:val="superscript"/>
          <w:lang w:val="en-GB"/>
        </w:rPr>
        <w:t>4</w:t>
      </w:r>
      <w:r w:rsidRPr="00D70F90">
        <w:rPr>
          <w:rFonts w:cs="Arial"/>
          <w:lang w:val="en-GB"/>
        </w:rPr>
        <w:t xml:space="preserve"> CFU/mL in 2 consecutive samples) from the community and long-term care facilities. Whole-genome sequencing was used to identify previously described putative </w:t>
      </w:r>
      <w:r w:rsidR="00D7770C" w:rsidRPr="00D70F90">
        <w:rPr>
          <w:rFonts w:cs="Arial"/>
          <w:lang w:val="en-GB"/>
        </w:rPr>
        <w:t>ur</w:t>
      </w:r>
      <w:r w:rsidR="00D7770C">
        <w:rPr>
          <w:rFonts w:cs="Arial"/>
          <w:lang w:val="en-GB"/>
        </w:rPr>
        <w:t>ovirulence</w:t>
      </w:r>
      <w:r w:rsidR="00D7770C" w:rsidRPr="00D70F90">
        <w:rPr>
          <w:rFonts w:cs="Arial"/>
          <w:lang w:val="en-GB"/>
        </w:rPr>
        <w:t xml:space="preserve"> </w:t>
      </w:r>
      <w:r w:rsidRPr="00D70F90">
        <w:rPr>
          <w:rFonts w:cs="Arial"/>
          <w:lang w:val="en-GB"/>
        </w:rPr>
        <w:t xml:space="preserve">factors (PUFs), antimicrobial resistance genes, </w:t>
      </w:r>
      <w:proofErr w:type="spellStart"/>
      <w:r w:rsidR="00D7770C">
        <w:rPr>
          <w:rFonts w:cs="Arial"/>
          <w:lang w:val="en-GB"/>
        </w:rPr>
        <w:t>multilocus</w:t>
      </w:r>
      <w:proofErr w:type="spellEnd"/>
      <w:r w:rsidR="00D7770C">
        <w:rPr>
          <w:rFonts w:cs="Arial"/>
          <w:lang w:val="en-GB"/>
        </w:rPr>
        <w:t xml:space="preserve"> sequence typing (MLST)</w:t>
      </w:r>
      <w:r w:rsidRPr="00D70F90">
        <w:rPr>
          <w:rFonts w:cs="Arial"/>
          <w:lang w:val="en-GB"/>
        </w:rPr>
        <w:t xml:space="preserve"> </w:t>
      </w:r>
      <w:r>
        <w:rPr>
          <w:rFonts w:cs="Arial"/>
          <w:lang w:val="en-GB"/>
        </w:rPr>
        <w:t>sequence type (ST)</w:t>
      </w:r>
      <w:r w:rsidR="00D7770C">
        <w:rPr>
          <w:rFonts w:cs="Arial"/>
          <w:lang w:val="en-GB"/>
        </w:rPr>
        <w:t>,</w:t>
      </w:r>
      <w:r>
        <w:rPr>
          <w:rFonts w:cs="Arial"/>
          <w:lang w:val="en-GB"/>
        </w:rPr>
        <w:t xml:space="preserve"> and </w:t>
      </w:r>
      <w:r w:rsidRPr="00D70F90">
        <w:rPr>
          <w:rFonts w:cs="Arial"/>
          <w:lang w:val="en-GB"/>
        </w:rPr>
        <w:t xml:space="preserve">Clermont phylotype. </w:t>
      </w:r>
    </w:p>
    <w:p w14:paraId="2CE701A0" w14:textId="584AE4EF" w:rsidR="00F91B28" w:rsidRPr="00B7606A" w:rsidRDefault="00F91B28" w:rsidP="00F91B28">
      <w:pPr>
        <w:spacing w:line="360" w:lineRule="auto"/>
        <w:rPr>
          <w:rFonts w:cs="Arial"/>
          <w:i/>
          <w:iCs/>
          <w:lang w:val="en-GB"/>
        </w:rPr>
      </w:pPr>
      <w:r w:rsidRPr="00D70F90">
        <w:rPr>
          <w:rFonts w:cs="Arial"/>
          <w:i/>
          <w:iCs/>
          <w:lang w:val="en-GB"/>
        </w:rPr>
        <w:t>Results</w:t>
      </w:r>
      <w:r w:rsidRPr="00D70F90">
        <w:rPr>
          <w:rStyle w:val="Strong"/>
          <w:color w:val="000000"/>
          <w:lang w:val="en-GB"/>
        </w:rPr>
        <w:t>:</w:t>
      </w:r>
      <w:r w:rsidRPr="00D70F90">
        <w:rPr>
          <w:color w:val="000000"/>
          <w:lang w:val="en-GB"/>
        </w:rPr>
        <w:t> 31 isolates from UTI patients and 3</w:t>
      </w:r>
      <w:r w:rsidR="002D6DF7">
        <w:rPr>
          <w:color w:val="000000"/>
          <w:lang w:val="en-GB"/>
        </w:rPr>
        <w:t>2</w:t>
      </w:r>
      <w:r w:rsidRPr="00D70F90">
        <w:rPr>
          <w:color w:val="000000"/>
          <w:lang w:val="en-GB"/>
        </w:rPr>
        <w:t xml:space="preserve"> </w:t>
      </w:r>
      <w:commentRangeStart w:id="3"/>
      <w:del w:id="4" w:author="Beek, M.T. van der (LUCID-M)" w:date="2025-03-21T08:28:00Z">
        <w:r w:rsidRPr="00D70F90" w:rsidDel="0010726F">
          <w:rPr>
            <w:color w:val="000000"/>
            <w:lang w:val="en-GB"/>
          </w:rPr>
          <w:delText>paired</w:delText>
        </w:r>
      </w:del>
      <w:commentRangeEnd w:id="3"/>
      <w:r w:rsidR="0010726F">
        <w:rPr>
          <w:rStyle w:val="CommentReference"/>
        </w:rPr>
        <w:commentReference w:id="3"/>
      </w:r>
      <w:del w:id="5" w:author="Beek, M.T. van der (LUCID-M)" w:date="2025-03-21T08:28:00Z">
        <w:r w:rsidRPr="00D70F90" w:rsidDel="0010726F">
          <w:rPr>
            <w:color w:val="000000"/>
            <w:lang w:val="en-GB"/>
          </w:rPr>
          <w:delText xml:space="preserve"> </w:delText>
        </w:r>
      </w:del>
      <w:ins w:id="6" w:author="Beek, M.T. van der (LUCID-M)" w:date="2025-03-21T08:28:00Z">
        <w:r w:rsidR="0010726F">
          <w:rPr>
            <w:color w:val="000000"/>
            <w:lang w:val="en-GB"/>
          </w:rPr>
          <w:t>sequential</w:t>
        </w:r>
        <w:r w:rsidR="0010726F" w:rsidRPr="00D70F90">
          <w:rPr>
            <w:color w:val="000000"/>
            <w:lang w:val="en-GB"/>
          </w:rPr>
          <w:t xml:space="preserve"> </w:t>
        </w:r>
      </w:ins>
      <w:r w:rsidRPr="00D70F90">
        <w:rPr>
          <w:color w:val="000000"/>
          <w:lang w:val="en-GB"/>
        </w:rPr>
        <w:t xml:space="preserve">isolates </w:t>
      </w:r>
      <w:r>
        <w:rPr>
          <w:color w:val="000000"/>
          <w:lang w:val="en-GB"/>
        </w:rPr>
        <w:t>from 15 ASB patients were analys</w:t>
      </w:r>
      <w:r w:rsidRPr="00D70F90">
        <w:rPr>
          <w:color w:val="000000"/>
          <w:lang w:val="en-GB"/>
        </w:rPr>
        <w:t xml:space="preserve">ed. </w:t>
      </w:r>
      <w:r w:rsidR="00570714" w:rsidRPr="00D70F90">
        <w:rPr>
          <w:color w:val="000000"/>
          <w:lang w:val="en-GB"/>
        </w:rPr>
        <w:t xml:space="preserve">All patients in the ASB group carried genetically similar </w:t>
      </w:r>
      <w:r w:rsidR="00570714" w:rsidRPr="00D70F90">
        <w:rPr>
          <w:i/>
          <w:color w:val="000000"/>
          <w:lang w:val="en-GB"/>
        </w:rPr>
        <w:t>E. coli</w:t>
      </w:r>
      <w:r w:rsidR="00570714" w:rsidRPr="00D70F90">
        <w:rPr>
          <w:color w:val="000000"/>
          <w:lang w:val="en-GB"/>
        </w:rPr>
        <w:t xml:space="preserve"> isolates in two consecutive samples (obtained within 2-4 weeks). </w:t>
      </w:r>
      <w:r w:rsidR="00570714">
        <w:rPr>
          <w:color w:val="000000"/>
          <w:lang w:val="en-GB"/>
        </w:rPr>
        <w:t xml:space="preserve">The isolates belonged to a variety of different ST types, of which </w:t>
      </w:r>
      <w:r w:rsidR="00570714" w:rsidRPr="00B7606A">
        <w:rPr>
          <w:rFonts w:cs="Arial"/>
          <w:lang w:val="en-GB"/>
        </w:rPr>
        <w:t xml:space="preserve">ST69, ST73 and ST141 </w:t>
      </w:r>
      <w:r w:rsidR="00CF18A2">
        <w:rPr>
          <w:color w:val="000000"/>
          <w:lang w:val="en-GB"/>
        </w:rPr>
        <w:t xml:space="preserve">were </w:t>
      </w:r>
      <w:r w:rsidR="00570714">
        <w:rPr>
          <w:rFonts w:cs="Arial"/>
          <w:lang w:val="en-GB"/>
        </w:rPr>
        <w:t xml:space="preserve">the most common. </w:t>
      </w:r>
      <w:r w:rsidR="00D773EB">
        <w:rPr>
          <w:color w:val="000000"/>
          <w:lang w:val="en-GB"/>
        </w:rPr>
        <w:t>No</w:t>
      </w:r>
      <w:r>
        <w:rPr>
          <w:color w:val="000000"/>
          <w:lang w:val="en-GB"/>
        </w:rPr>
        <w:t xml:space="preserve"> significant difference in the number of PUFs between the two groups</w:t>
      </w:r>
      <w:r w:rsidR="00D773EB">
        <w:rPr>
          <w:color w:val="000000"/>
          <w:lang w:val="en-GB"/>
        </w:rPr>
        <w:t xml:space="preserve"> was found</w:t>
      </w:r>
      <w:r>
        <w:rPr>
          <w:color w:val="000000"/>
          <w:lang w:val="en-GB"/>
        </w:rPr>
        <w:t xml:space="preserve">. We did, however, </w:t>
      </w:r>
      <w:r w:rsidR="002E0EEF">
        <w:rPr>
          <w:color w:val="000000"/>
          <w:lang w:val="en-GB"/>
        </w:rPr>
        <w:t xml:space="preserve">find </w:t>
      </w:r>
      <w:r>
        <w:rPr>
          <w:color w:val="000000"/>
          <w:lang w:val="en-GB"/>
        </w:rPr>
        <w:t xml:space="preserve">individual differences in PUFs: more </w:t>
      </w:r>
      <w:r w:rsidRPr="000C31D9">
        <w:rPr>
          <w:i/>
          <w:color w:val="000000"/>
          <w:lang w:val="en-GB"/>
        </w:rPr>
        <w:t>cnf1</w:t>
      </w:r>
      <w:r>
        <w:rPr>
          <w:color w:val="000000"/>
          <w:lang w:val="en-GB"/>
        </w:rPr>
        <w:t xml:space="preserve">, </w:t>
      </w:r>
      <w:proofErr w:type="spellStart"/>
      <w:r w:rsidRPr="000C31D9">
        <w:rPr>
          <w:i/>
          <w:color w:val="000000"/>
          <w:lang w:val="en-GB"/>
        </w:rPr>
        <w:t>hlya</w:t>
      </w:r>
      <w:proofErr w:type="spellEnd"/>
      <w:r>
        <w:rPr>
          <w:color w:val="000000"/>
          <w:lang w:val="en-GB"/>
        </w:rPr>
        <w:t xml:space="preserve">, </w:t>
      </w:r>
      <w:proofErr w:type="spellStart"/>
      <w:r w:rsidRPr="000C31D9">
        <w:rPr>
          <w:i/>
          <w:color w:val="000000"/>
          <w:lang w:val="en-GB"/>
        </w:rPr>
        <w:t>hek</w:t>
      </w:r>
      <w:proofErr w:type="spellEnd"/>
      <w:r>
        <w:rPr>
          <w:color w:val="000000"/>
          <w:lang w:val="en-GB"/>
        </w:rPr>
        <w:t xml:space="preserve">, </w:t>
      </w:r>
      <w:proofErr w:type="spellStart"/>
      <w:r w:rsidRPr="000C31D9">
        <w:rPr>
          <w:i/>
          <w:color w:val="000000"/>
          <w:lang w:val="en-GB"/>
        </w:rPr>
        <w:t>iroN</w:t>
      </w:r>
      <w:proofErr w:type="spellEnd"/>
      <w:r>
        <w:rPr>
          <w:color w:val="000000"/>
          <w:lang w:val="en-GB"/>
        </w:rPr>
        <w:t xml:space="preserve"> and </w:t>
      </w:r>
      <w:proofErr w:type="spellStart"/>
      <w:r w:rsidRPr="000C31D9">
        <w:rPr>
          <w:i/>
          <w:color w:val="000000"/>
          <w:lang w:val="en-GB"/>
        </w:rPr>
        <w:t>sfaH</w:t>
      </w:r>
      <w:proofErr w:type="spellEnd"/>
      <w:r>
        <w:rPr>
          <w:color w:val="000000"/>
          <w:lang w:val="en-GB"/>
        </w:rPr>
        <w:t xml:space="preserve"> in UTI isolates versus more </w:t>
      </w:r>
      <w:proofErr w:type="spellStart"/>
      <w:r w:rsidRPr="000C31D9">
        <w:rPr>
          <w:i/>
          <w:color w:val="000000"/>
          <w:lang w:val="en-GB"/>
        </w:rPr>
        <w:t>iha</w:t>
      </w:r>
      <w:proofErr w:type="spellEnd"/>
      <w:r>
        <w:rPr>
          <w:color w:val="000000"/>
          <w:lang w:val="en-GB"/>
        </w:rPr>
        <w:t xml:space="preserve">, </w:t>
      </w:r>
      <w:proofErr w:type="spellStart"/>
      <w:r w:rsidRPr="000C31D9">
        <w:rPr>
          <w:i/>
          <w:color w:val="000000"/>
          <w:lang w:val="en-GB"/>
        </w:rPr>
        <w:t>iucc</w:t>
      </w:r>
      <w:proofErr w:type="spellEnd"/>
      <w:r>
        <w:rPr>
          <w:color w:val="000000"/>
          <w:lang w:val="en-GB"/>
        </w:rPr>
        <w:t xml:space="preserve">, </w:t>
      </w:r>
      <w:r w:rsidRPr="000C31D9">
        <w:rPr>
          <w:i/>
          <w:color w:val="000000"/>
          <w:lang w:val="en-GB"/>
        </w:rPr>
        <w:t>sat</w:t>
      </w:r>
      <w:r>
        <w:rPr>
          <w:color w:val="000000"/>
          <w:lang w:val="en-GB"/>
        </w:rPr>
        <w:t xml:space="preserve"> and </w:t>
      </w:r>
      <w:proofErr w:type="spellStart"/>
      <w:r w:rsidRPr="000C31D9">
        <w:rPr>
          <w:i/>
          <w:color w:val="000000"/>
          <w:lang w:val="en-GB"/>
        </w:rPr>
        <w:t>sitA</w:t>
      </w:r>
      <w:proofErr w:type="spellEnd"/>
      <w:r>
        <w:rPr>
          <w:color w:val="000000"/>
          <w:lang w:val="en-GB"/>
        </w:rPr>
        <w:t xml:space="preserve"> in ASB isolates (</w:t>
      </w:r>
      <w:r>
        <w:rPr>
          <w:rFonts w:cstheme="minorHAnsi"/>
          <w:color w:val="000000"/>
          <w:lang w:val="en-GB"/>
        </w:rPr>
        <w:t>≥</w:t>
      </w:r>
      <w:r>
        <w:rPr>
          <w:color w:val="000000"/>
          <w:lang w:val="en-GB"/>
        </w:rPr>
        <w:t xml:space="preserve">15% difference). </w:t>
      </w:r>
    </w:p>
    <w:p w14:paraId="0E9305F7" w14:textId="401A220C" w:rsidR="004347A1" w:rsidRPr="0020231A" w:rsidRDefault="008A2924" w:rsidP="00F91B28">
      <w:pPr>
        <w:spacing w:line="360" w:lineRule="auto"/>
        <w:rPr>
          <w:color w:val="000000"/>
          <w:lang w:val="en-GB"/>
        </w:rPr>
      </w:pPr>
      <w:r>
        <w:rPr>
          <w:rFonts w:cs="Arial"/>
          <w:i/>
          <w:iCs/>
          <w:lang w:val="en-GB"/>
        </w:rPr>
        <w:t>Conclusions</w:t>
      </w:r>
      <w:r w:rsidR="00F91B28" w:rsidRPr="00D70F90">
        <w:rPr>
          <w:rFonts w:cs="Arial"/>
          <w:i/>
          <w:iCs/>
          <w:lang w:val="en-GB"/>
        </w:rPr>
        <w:t>:</w:t>
      </w:r>
      <w:r w:rsidR="00F91B28" w:rsidRPr="00D70F90">
        <w:rPr>
          <w:color w:val="000000"/>
          <w:lang w:val="en-GB"/>
        </w:rPr>
        <w:t xml:space="preserve"> </w:t>
      </w:r>
      <w:r w:rsidR="00D47A74">
        <w:rPr>
          <w:color w:val="000000"/>
          <w:lang w:val="en-GB"/>
        </w:rPr>
        <w:t xml:space="preserve">Our results show </w:t>
      </w:r>
      <w:del w:id="7" w:author="Beek, M.T. van der (LUCID-M)" w:date="2025-03-21T08:28:00Z">
        <w:r w:rsidR="00D47A74" w:rsidDel="0010726F">
          <w:rPr>
            <w:color w:val="000000"/>
            <w:lang w:val="en-GB"/>
          </w:rPr>
          <w:delText xml:space="preserve">some </w:delText>
        </w:r>
      </w:del>
      <w:ins w:id="8" w:author="Beek, M.T. van der (LUCID-M)" w:date="2025-03-21T08:28:00Z">
        <w:r w:rsidR="0010726F">
          <w:rPr>
            <w:color w:val="000000"/>
            <w:lang w:val="en-GB"/>
          </w:rPr>
          <w:t>possible</w:t>
        </w:r>
        <w:r w:rsidR="0010726F">
          <w:rPr>
            <w:color w:val="000000"/>
            <w:lang w:val="en-GB"/>
          </w:rPr>
          <w:t xml:space="preserve"> </w:t>
        </w:r>
      </w:ins>
      <w:r w:rsidR="00D47A74">
        <w:rPr>
          <w:color w:val="000000"/>
          <w:lang w:val="en-GB"/>
        </w:rPr>
        <w:t xml:space="preserve">individual differences in PUFs between individuals with UTI and ASB, which should be investigated further to find out their exact functional properties in the bladder epithelium to </w:t>
      </w:r>
      <w:r w:rsidR="00D7770C">
        <w:rPr>
          <w:color w:val="000000"/>
          <w:lang w:val="en-GB"/>
        </w:rPr>
        <w:t>elucidate</w:t>
      </w:r>
      <w:r w:rsidR="00D47A74">
        <w:rPr>
          <w:color w:val="000000"/>
          <w:lang w:val="en-GB"/>
        </w:rPr>
        <w:t xml:space="preserve"> its role in persistence in the bladder and UTI pathogenesis. Also, they should be analysed</w:t>
      </w:r>
      <w:r w:rsidR="0020231A">
        <w:rPr>
          <w:color w:val="000000"/>
          <w:lang w:val="en-GB"/>
        </w:rPr>
        <w:t xml:space="preserve"> in relation to</w:t>
      </w:r>
      <w:r w:rsidR="00D47A74">
        <w:rPr>
          <w:color w:val="000000"/>
          <w:lang w:val="en-GB"/>
        </w:rPr>
        <w:t xml:space="preserve"> individual host factors, which could</w:t>
      </w:r>
      <w:r w:rsidR="0020231A">
        <w:rPr>
          <w:color w:val="000000"/>
          <w:lang w:val="en-GB"/>
        </w:rPr>
        <w:t xml:space="preserve"> also play an important role in this process.  </w:t>
      </w:r>
      <w:r w:rsidR="004347A1" w:rsidRPr="00970464">
        <w:rPr>
          <w:rFonts w:ascii="Arial" w:hAnsi="Arial" w:cs="Arial"/>
          <w:i/>
          <w:iCs/>
          <w:lang w:val="en-GB"/>
        </w:rPr>
        <w:br w:type="page"/>
      </w:r>
    </w:p>
    <w:p w14:paraId="38FF663A" w14:textId="1104524F" w:rsidR="00344A46" w:rsidRPr="00571190" w:rsidRDefault="004347A1" w:rsidP="00D70F90">
      <w:pPr>
        <w:spacing w:line="360" w:lineRule="auto"/>
        <w:rPr>
          <w:rFonts w:cs="Arial"/>
          <w:b/>
          <w:bCs/>
          <w:rPrChange w:id="9" w:author="Caroline Schneeberger" w:date="2025-03-20T13:03:00Z">
            <w:rPr>
              <w:rFonts w:cs="Arial"/>
              <w:b/>
              <w:bCs/>
              <w:lang w:val="en-GB"/>
            </w:rPr>
          </w:rPrChange>
        </w:rPr>
      </w:pPr>
      <w:proofErr w:type="spellStart"/>
      <w:r w:rsidRPr="00571190">
        <w:rPr>
          <w:rFonts w:cs="Arial"/>
          <w:b/>
          <w:bCs/>
          <w:rPrChange w:id="10" w:author="Caroline Schneeberger" w:date="2025-03-20T13:03:00Z">
            <w:rPr>
              <w:rFonts w:cs="Arial"/>
              <w:b/>
              <w:bCs/>
              <w:lang w:val="en-GB"/>
            </w:rPr>
          </w:rPrChange>
        </w:rPr>
        <w:lastRenderedPageBreak/>
        <w:t>Introduction</w:t>
      </w:r>
      <w:proofErr w:type="spellEnd"/>
      <w:r w:rsidR="00125456" w:rsidRPr="00571190">
        <w:rPr>
          <w:rFonts w:cs="Arial"/>
          <w:b/>
          <w:bCs/>
          <w:rPrChange w:id="11" w:author="Caroline Schneeberger" w:date="2025-03-20T13:03:00Z">
            <w:rPr>
              <w:rFonts w:cs="Arial"/>
              <w:b/>
              <w:bCs/>
              <w:lang w:val="en-GB"/>
            </w:rPr>
          </w:rPrChange>
        </w:rPr>
        <w:t xml:space="preserve"> </w:t>
      </w:r>
      <w:r w:rsidR="00125456" w:rsidRPr="00571190">
        <w:rPr>
          <w:rFonts w:cs="Arial"/>
          <w:b/>
          <w:bCs/>
          <w:highlight w:val="yellow"/>
          <w:rPrChange w:id="12" w:author="Caroline Schneeberger" w:date="2025-03-20T13:03:00Z">
            <w:rPr>
              <w:rFonts w:cs="Arial"/>
              <w:b/>
              <w:bCs/>
              <w:highlight w:val="yellow"/>
              <w:lang w:val="en-GB"/>
            </w:rPr>
          </w:rPrChange>
        </w:rPr>
        <w:t>(2564 woorden</w:t>
      </w:r>
      <w:r w:rsidR="00D773EB" w:rsidRPr="00571190">
        <w:rPr>
          <w:rFonts w:cs="Arial"/>
          <w:b/>
          <w:bCs/>
          <w:highlight w:val="yellow"/>
          <w:rPrChange w:id="13" w:author="Caroline Schneeberger" w:date="2025-03-20T13:03:00Z">
            <w:rPr>
              <w:rFonts w:cs="Arial"/>
              <w:b/>
              <w:bCs/>
              <w:highlight w:val="yellow"/>
              <w:lang w:val="en-GB"/>
            </w:rPr>
          </w:rPrChange>
        </w:rPr>
        <w:t>, max niet veel meer dan 2500</w:t>
      </w:r>
      <w:r w:rsidR="00125456" w:rsidRPr="00571190">
        <w:rPr>
          <w:rFonts w:cs="Arial"/>
          <w:b/>
          <w:bCs/>
          <w:highlight w:val="yellow"/>
          <w:rPrChange w:id="14" w:author="Caroline Schneeberger" w:date="2025-03-20T13:03:00Z">
            <w:rPr>
              <w:rFonts w:cs="Arial"/>
              <w:b/>
              <w:bCs/>
              <w:highlight w:val="yellow"/>
              <w:lang w:val="en-GB"/>
            </w:rPr>
          </w:rPrChange>
        </w:rPr>
        <w:t>)</w:t>
      </w:r>
    </w:p>
    <w:p w14:paraId="1501F662" w14:textId="4F29D028" w:rsidR="008D47C3" w:rsidRPr="00D70F90" w:rsidRDefault="00140BD2" w:rsidP="005600DF">
      <w:pPr>
        <w:spacing w:line="360" w:lineRule="auto"/>
        <w:rPr>
          <w:rFonts w:cstheme="minorHAnsi"/>
          <w:lang w:val="en-GB"/>
        </w:rPr>
      </w:pPr>
      <w:r w:rsidRPr="00D70F90">
        <w:rPr>
          <w:rFonts w:cstheme="minorHAnsi"/>
          <w:lang w:val="en-GB"/>
        </w:rPr>
        <w:t>Urinary tract infections (UTIs) are among the most common infections, particularly in women, making them one of the leading reasons for prescribing antimicrobial drugs</w:t>
      </w:r>
      <w:r w:rsidR="005B3CD7">
        <w:rPr>
          <w:rFonts w:cstheme="minorHAnsi"/>
          <w:lang w:val="en-GB"/>
        </w:rPr>
        <w:t xml:space="preserve"> and contributing significantly to antimicrobial resistance</w:t>
      </w:r>
      <w:r w:rsidRPr="00D70F90">
        <w:rPr>
          <w:rFonts w:cstheme="minorHAnsi"/>
          <w:lang w:val="en-GB"/>
        </w:rPr>
        <w:t xml:space="preserve">. </w:t>
      </w:r>
      <w:r w:rsidR="002B01FA" w:rsidRPr="00D70F90">
        <w:rPr>
          <w:rFonts w:cstheme="minorHAnsi"/>
          <w:lang w:val="en-GB"/>
        </w:rPr>
        <w:fldChar w:fldCharType="begin">
          <w:fldData xml:space="preserve">PEVuZE5vdGU+PENpdGU+PEF1dGhvcj5Gb3htYW48L0F1dGhvcj48WWVhcj4yMDEwPC9ZZWFyPjxS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</w:fldData>
        </w:fldChar>
      </w:r>
      <w:r w:rsidR="00E90292">
        <w:rPr>
          <w:rFonts w:cstheme="minorHAnsi"/>
          <w:lang w:val="en-GB"/>
        </w:rPr>
        <w:instrText xml:space="preserve"> ADDIN EN.CITE </w:instrText>
      </w:r>
      <w:r w:rsidR="00E90292">
        <w:rPr>
          <w:rFonts w:cstheme="minorHAnsi"/>
          <w:lang w:val="en-GB"/>
        </w:rPr>
        <w:fldChar w:fldCharType="begin">
          <w:fldData xml:space="preserve">PEVuZE5vdGU+PENpdGU+PEF1dGhvcj5Gb3htYW48L0F1dGhvcj48WWVhcj4yMDEwPC9ZZWFyPjxS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</w:fldData>
        </w:fldChar>
      </w:r>
      <w:r w:rsidR="00E90292">
        <w:rPr>
          <w:rFonts w:cstheme="minorHAnsi"/>
          <w:lang w:val="en-GB"/>
        </w:rPr>
        <w:instrText xml:space="preserve"> ADDIN EN.CITE.DATA </w:instrText>
      </w:r>
      <w:r w:rsidR="00E90292">
        <w:rPr>
          <w:rFonts w:cstheme="minorHAnsi"/>
          <w:lang w:val="en-GB"/>
        </w:rPr>
      </w:r>
      <w:r w:rsidR="00E90292">
        <w:rPr>
          <w:rFonts w:cstheme="minorHAnsi"/>
          <w:lang w:val="en-GB"/>
        </w:rPr>
        <w:fldChar w:fldCharType="end"/>
      </w:r>
      <w:r w:rsidR="002B01FA" w:rsidRPr="00D70F90">
        <w:rPr>
          <w:rFonts w:cstheme="minorHAnsi"/>
          <w:lang w:val="en-GB"/>
        </w:rPr>
      </w:r>
      <w:r w:rsidR="002B01FA" w:rsidRPr="00D70F90">
        <w:rPr>
          <w:rFonts w:cstheme="minorHAnsi"/>
          <w:lang w:val="en-GB"/>
        </w:rPr>
        <w:fldChar w:fldCharType="separate"/>
      </w:r>
      <w:r w:rsidR="00E90292">
        <w:rPr>
          <w:rFonts w:cstheme="minorHAnsi"/>
          <w:noProof/>
          <w:lang w:val="en-GB"/>
        </w:rPr>
        <w:t>(1, 2)</w:t>
      </w:r>
      <w:r w:rsidR="002B01FA" w:rsidRPr="00D70F90">
        <w:rPr>
          <w:rFonts w:cstheme="minorHAnsi"/>
          <w:lang w:val="en-GB"/>
        </w:rPr>
        <w:fldChar w:fldCharType="end"/>
      </w:r>
      <w:r w:rsidR="00553629" w:rsidRPr="00D70F90">
        <w:rPr>
          <w:rFonts w:cstheme="minorHAnsi"/>
          <w:lang w:val="en-GB"/>
        </w:rPr>
        <w:t xml:space="preserve"> </w:t>
      </w:r>
      <w:r w:rsidR="008D47C3" w:rsidRPr="00D70F90">
        <w:rPr>
          <w:rFonts w:cstheme="minorHAnsi"/>
          <w:lang w:val="en-GB"/>
        </w:rPr>
        <w:t xml:space="preserve">Older individuals are especially susceptible to developing UTIs. </w:t>
      </w:r>
      <w:r w:rsidR="00C46BD3">
        <w:rPr>
          <w:rFonts w:cstheme="minorHAnsi"/>
          <w:lang w:val="en-GB"/>
        </w:rPr>
        <w:t>Traditionally</w:t>
      </w:r>
      <w:r w:rsidR="00E17347">
        <w:rPr>
          <w:rFonts w:cstheme="minorHAnsi"/>
          <w:lang w:val="en-GB"/>
        </w:rPr>
        <w:t>, the clinical</w:t>
      </w:r>
      <w:r w:rsidR="00C46BD3">
        <w:rPr>
          <w:rFonts w:cstheme="minorHAnsi"/>
          <w:lang w:val="en-GB"/>
        </w:rPr>
        <w:t xml:space="preserve"> diagnos</w:t>
      </w:r>
      <w:r w:rsidR="00E17347">
        <w:rPr>
          <w:rFonts w:cstheme="minorHAnsi"/>
          <w:lang w:val="en-GB"/>
        </w:rPr>
        <w:t>is of a</w:t>
      </w:r>
      <w:r w:rsidR="00C46BD3">
        <w:rPr>
          <w:rFonts w:cstheme="minorHAnsi"/>
          <w:lang w:val="en-GB"/>
        </w:rPr>
        <w:t xml:space="preserve"> </w:t>
      </w:r>
      <w:r w:rsidR="008D47C3" w:rsidRPr="00D70F90">
        <w:rPr>
          <w:rFonts w:cstheme="minorHAnsi"/>
          <w:lang w:val="en-GB"/>
        </w:rPr>
        <w:t xml:space="preserve">UTI involves </w:t>
      </w:r>
      <w:r w:rsidR="00CF18A2">
        <w:rPr>
          <w:rFonts w:cstheme="minorHAnsi"/>
          <w:lang w:val="en-GB"/>
        </w:rPr>
        <w:t>evaluating</w:t>
      </w:r>
      <w:r w:rsidR="00CF18A2" w:rsidRPr="00D70F90">
        <w:rPr>
          <w:rFonts w:cstheme="minorHAnsi"/>
          <w:lang w:val="en-GB"/>
        </w:rPr>
        <w:t xml:space="preserve"> </w:t>
      </w:r>
      <w:r w:rsidR="008D47C3" w:rsidRPr="00D70F90">
        <w:rPr>
          <w:rFonts w:cstheme="minorHAnsi"/>
          <w:lang w:val="en-GB"/>
        </w:rPr>
        <w:t>a combination of clinical signs and symptoms, such as dysuria, frequency, ur</w:t>
      </w:r>
      <w:r w:rsidR="00E17347">
        <w:rPr>
          <w:rFonts w:cstheme="minorHAnsi"/>
          <w:lang w:val="en-GB"/>
        </w:rPr>
        <w:t>gency, suprapubic pain,</w:t>
      </w:r>
      <w:r w:rsidR="008F059B">
        <w:rPr>
          <w:rFonts w:cstheme="minorHAnsi"/>
          <w:lang w:val="en-GB"/>
        </w:rPr>
        <w:t xml:space="preserve"> </w:t>
      </w:r>
      <w:r w:rsidR="00D7770C">
        <w:rPr>
          <w:rFonts w:cstheme="minorHAnsi"/>
          <w:lang w:val="en-GB"/>
        </w:rPr>
        <w:t xml:space="preserve">and </w:t>
      </w:r>
      <w:r w:rsidR="00E17347">
        <w:rPr>
          <w:rFonts w:cstheme="minorHAnsi"/>
          <w:lang w:val="en-GB"/>
        </w:rPr>
        <w:t>pyuria.</w:t>
      </w:r>
      <w:r w:rsidR="00CF18A2">
        <w:rPr>
          <w:rFonts w:cstheme="minorHAnsi"/>
          <w:lang w:val="en-GB"/>
        </w:rPr>
        <w:t xml:space="preserve"> This clinical assessment is typically complemented by the detection uropathogens in the urine, often determined through urin</w:t>
      </w:r>
      <w:r w:rsidR="00EF24E2">
        <w:rPr>
          <w:rFonts w:cstheme="minorHAnsi"/>
          <w:lang w:val="en-GB"/>
        </w:rPr>
        <w:t>ary</w:t>
      </w:r>
      <w:r w:rsidR="00CF18A2">
        <w:rPr>
          <w:rFonts w:cstheme="minorHAnsi"/>
          <w:lang w:val="en-GB"/>
        </w:rPr>
        <w:t xml:space="preserve"> culture.</w:t>
      </w:r>
    </w:p>
    <w:p w14:paraId="6651835D" w14:textId="3534C89E" w:rsidR="008D47C3" w:rsidRPr="008F059B" w:rsidRDefault="00F967CF" w:rsidP="005600DF">
      <w:pPr>
        <w:shd w:val="clear" w:color="auto" w:fill="FFFFFF"/>
        <w:spacing w:before="100" w:beforeAutospacing="1" w:after="100" w:afterAutospacing="1" w:line="360" w:lineRule="auto"/>
        <w:rPr>
          <w:rFonts w:eastAsia="Times New Roman" w:cstheme="minorHAnsi"/>
          <w:lang w:val="en-US" w:eastAsia="nl-NL"/>
        </w:rPr>
      </w:pPr>
      <w:r>
        <w:rPr>
          <w:rFonts w:cstheme="minorHAnsi"/>
          <w:lang w:val="en-GB"/>
        </w:rPr>
        <w:t>D</w:t>
      </w:r>
      <w:r w:rsidR="008D47C3" w:rsidRPr="00D70F90">
        <w:rPr>
          <w:rFonts w:cstheme="minorHAnsi"/>
          <w:lang w:val="en-GB"/>
        </w:rPr>
        <w:t>iagnosing UTIs in older people can be challenging for several reasons. First, they may have difficulty expressing their symptoms, particularly due to acute cognitive decline such as delirium. Second, older patients often experience chronic lower urinary tract symptoms (LUTS), inc</w:t>
      </w:r>
      <w:r w:rsidR="00E17347">
        <w:rPr>
          <w:rFonts w:cstheme="minorHAnsi"/>
          <w:lang w:val="en-GB"/>
        </w:rPr>
        <w:t>luding</w:t>
      </w:r>
      <w:r w:rsidR="00763C40">
        <w:rPr>
          <w:rFonts w:cstheme="minorHAnsi"/>
          <w:lang w:val="en-GB"/>
        </w:rPr>
        <w:t xml:space="preserve"> urinary</w:t>
      </w:r>
      <w:r w:rsidR="00E17347">
        <w:rPr>
          <w:rFonts w:cstheme="minorHAnsi"/>
          <w:lang w:val="en-GB"/>
        </w:rPr>
        <w:t xml:space="preserve"> incontinence and urgency.</w:t>
      </w:r>
      <w:r w:rsidR="008D47C3" w:rsidRPr="00D70F90">
        <w:rPr>
          <w:rFonts w:cstheme="minorHAnsi"/>
          <w:lang w:val="en-GB"/>
        </w:rPr>
        <w:t xml:space="preserve"> </w:t>
      </w:r>
      <w:r w:rsidR="00763C40">
        <w:rPr>
          <w:rFonts w:cstheme="minorHAnsi"/>
          <w:lang w:val="en-GB"/>
        </w:rPr>
        <w:t>As</w:t>
      </w:r>
      <w:r w:rsidR="00C46BD3">
        <w:rPr>
          <w:rFonts w:cstheme="minorHAnsi"/>
          <w:lang w:val="en-GB"/>
        </w:rPr>
        <w:t xml:space="preserve"> these symptoms</w:t>
      </w:r>
      <w:r w:rsidR="00C46BD3" w:rsidRPr="00D70F90">
        <w:rPr>
          <w:rFonts w:cstheme="minorHAnsi"/>
          <w:lang w:val="en-GB"/>
        </w:rPr>
        <w:t xml:space="preserve"> </w:t>
      </w:r>
      <w:r w:rsidR="008D47C3" w:rsidRPr="00D70F90">
        <w:rPr>
          <w:rFonts w:cstheme="minorHAnsi"/>
          <w:lang w:val="en-GB"/>
        </w:rPr>
        <w:t xml:space="preserve">are not necessarily </w:t>
      </w:r>
      <w:r w:rsidR="00763C40">
        <w:rPr>
          <w:rFonts w:cstheme="minorHAnsi"/>
          <w:lang w:val="en-GB"/>
        </w:rPr>
        <w:t>specific</w:t>
      </w:r>
      <w:r w:rsidR="00763C40" w:rsidRPr="00D70F90">
        <w:rPr>
          <w:rFonts w:cstheme="minorHAnsi"/>
          <w:lang w:val="en-GB"/>
        </w:rPr>
        <w:t xml:space="preserve"> </w:t>
      </w:r>
      <w:r w:rsidR="008D47C3" w:rsidRPr="00D70F90">
        <w:rPr>
          <w:rFonts w:cstheme="minorHAnsi"/>
          <w:lang w:val="en-GB"/>
        </w:rPr>
        <w:t>to UTIs</w:t>
      </w:r>
      <w:r w:rsidR="00763C40">
        <w:rPr>
          <w:rFonts w:cstheme="minorHAnsi"/>
          <w:lang w:val="en-GB"/>
        </w:rPr>
        <w:t xml:space="preserve">, they </w:t>
      </w:r>
      <w:r w:rsidR="008D47C3" w:rsidRPr="00D70F90">
        <w:rPr>
          <w:rFonts w:cstheme="minorHAnsi"/>
          <w:lang w:val="en-GB"/>
        </w:rPr>
        <w:t xml:space="preserve">can be difficult to distinguish from </w:t>
      </w:r>
      <w:r w:rsidR="00763C40">
        <w:rPr>
          <w:rFonts w:cstheme="minorHAnsi"/>
          <w:lang w:val="en-GB"/>
        </w:rPr>
        <w:t>acute UTI episodes</w:t>
      </w:r>
      <w:r w:rsidR="008D47C3" w:rsidRPr="00D70F90">
        <w:rPr>
          <w:rFonts w:cstheme="minorHAnsi"/>
          <w:lang w:val="en-GB"/>
        </w:rPr>
        <w:t xml:space="preserve">. </w:t>
      </w:r>
      <w:r w:rsidR="00735A6C" w:rsidRPr="00D70F90">
        <w:rPr>
          <w:rFonts w:cstheme="minorHAnsi"/>
          <w:lang w:val="en-GB"/>
        </w:rPr>
        <w:fldChar w:fldCharType="begin">
          <w:fldData xml:space="preserve">PEVuZE5vdGU+PENpdGU+PEF1dGhvcj5JcndpbjwvQXV0aG9yPjxZZWFyPjIwMDY8L1llYXI+PFJl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</w:fldData>
        </w:fldChar>
      </w:r>
      <w:r w:rsidR="00E90292">
        <w:rPr>
          <w:rFonts w:cstheme="minorHAnsi"/>
          <w:lang w:val="en-GB"/>
        </w:rPr>
        <w:instrText xml:space="preserve"> ADDIN EN.CITE </w:instrText>
      </w:r>
      <w:r w:rsidR="00E90292">
        <w:rPr>
          <w:rFonts w:cstheme="minorHAnsi"/>
          <w:lang w:val="en-GB"/>
        </w:rPr>
        <w:fldChar w:fldCharType="begin">
          <w:fldData xml:space="preserve">PEVuZE5vdGU+PENpdGU+PEF1dGhvcj5JcndpbjwvQXV0aG9yPjxZZWFyPjIwMDY8L1llYXI+PFJl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</w:fldData>
        </w:fldChar>
      </w:r>
      <w:r w:rsidR="00E90292">
        <w:rPr>
          <w:rFonts w:cstheme="minorHAnsi"/>
          <w:lang w:val="en-GB"/>
        </w:rPr>
        <w:instrText xml:space="preserve"> ADDIN EN.CITE.DATA </w:instrText>
      </w:r>
      <w:r w:rsidR="00E90292">
        <w:rPr>
          <w:rFonts w:cstheme="minorHAnsi"/>
          <w:lang w:val="en-GB"/>
        </w:rPr>
      </w:r>
      <w:r w:rsidR="00E90292">
        <w:rPr>
          <w:rFonts w:cstheme="minorHAnsi"/>
          <w:lang w:val="en-GB"/>
        </w:rPr>
        <w:fldChar w:fldCharType="end"/>
      </w:r>
      <w:r w:rsidR="00735A6C" w:rsidRPr="00D70F90">
        <w:rPr>
          <w:rFonts w:cstheme="minorHAnsi"/>
          <w:lang w:val="en-GB"/>
        </w:rPr>
      </w:r>
      <w:r w:rsidR="00735A6C" w:rsidRPr="00D70F90">
        <w:rPr>
          <w:rFonts w:cstheme="minorHAnsi"/>
          <w:lang w:val="en-GB"/>
        </w:rPr>
        <w:fldChar w:fldCharType="separate"/>
      </w:r>
      <w:r w:rsidR="00E90292">
        <w:rPr>
          <w:rFonts w:cstheme="minorHAnsi"/>
          <w:noProof/>
          <w:lang w:val="en-GB"/>
        </w:rPr>
        <w:t>(3)</w:t>
      </w:r>
      <w:r w:rsidR="00735A6C" w:rsidRPr="00D70F90">
        <w:rPr>
          <w:rFonts w:cstheme="minorHAnsi"/>
          <w:lang w:val="en-GB"/>
        </w:rPr>
        <w:fldChar w:fldCharType="end"/>
      </w:r>
      <w:r w:rsidR="008173E6" w:rsidRPr="00D70F90">
        <w:rPr>
          <w:rFonts w:cstheme="minorHAnsi"/>
          <w:lang w:val="en-GB"/>
        </w:rPr>
        <w:t xml:space="preserve"> </w:t>
      </w:r>
      <w:r w:rsidR="008D47C3" w:rsidRPr="00D70F90">
        <w:rPr>
          <w:rFonts w:cstheme="minorHAnsi"/>
          <w:lang w:val="en-GB"/>
        </w:rPr>
        <w:t xml:space="preserve">Finally, the prevalence of </w:t>
      </w:r>
      <w:r w:rsidR="008D47C3" w:rsidRPr="00170F35">
        <w:rPr>
          <w:rFonts w:cstheme="minorHAnsi"/>
          <w:lang w:val="en-GB"/>
        </w:rPr>
        <w:t xml:space="preserve">asymptomatic bacteriuria (ASB) increases with age, affecting 40-50% of older </w:t>
      </w:r>
      <w:r w:rsidR="00763C40" w:rsidRPr="00170F35">
        <w:rPr>
          <w:rFonts w:cstheme="minorHAnsi"/>
          <w:lang w:val="en-GB"/>
        </w:rPr>
        <w:t xml:space="preserve">women </w:t>
      </w:r>
      <w:r w:rsidR="008D47C3" w:rsidRPr="00170F35">
        <w:rPr>
          <w:rFonts w:cstheme="minorHAnsi"/>
          <w:lang w:val="en-GB"/>
        </w:rPr>
        <w:t>in long-term care facilities.</w:t>
      </w:r>
      <w:r w:rsidR="00A1633D" w:rsidRPr="00170F35">
        <w:rPr>
          <w:rFonts w:cstheme="minorHAnsi"/>
          <w:lang w:val="en-GB"/>
        </w:rPr>
        <w:fldChar w:fldCharType="begin"/>
      </w:r>
      <w:r w:rsidR="00E90292" w:rsidRPr="00170F35">
        <w:rPr>
          <w:rFonts w:cstheme="minorHAnsi"/>
          <w:lang w:val="en-GB"/>
        </w:rPr>
        <w:instrText xml:space="preserve"> ADDIN EN.CITE &lt;EndNote&gt;&lt;Cite&gt;&lt;Author&gt;Rowe&lt;/Author&gt;&lt;Year&gt;2013&lt;/Year&gt;&lt;RecNum&gt;48&lt;/RecNum&gt;&lt;DisplayText&gt;(4)&lt;/DisplayText&gt;&lt;record&gt;&lt;rec-number&gt;48&lt;/rec-number&gt;&lt;foreign-keys&gt;&lt;key app="EN" db-id="t22tse5rwx9etkedwv65xre9xp09v52ev952" timestamp="1701958989"&gt;48&lt;/key&gt;&lt;/foreign-keys&gt;&lt;ref-type name="Journal Article"&gt;17&lt;/ref-type&gt;&lt;contributors&gt;&lt;authors&gt;&lt;author&gt;Rowe, T. A.&lt;/author&gt;&lt;author&gt;Juthani-Mehta, M.&lt;/author&gt;&lt;/authors&gt;&lt;/contributors&gt;&lt;auth-address&gt;Yale Univeristy School of Medicine, Department of Internal Medicine, Section of Infectious Diseases, PO Box 208022, New Haven, CT 06520-8022, USA.&lt;/auth-address&gt;&lt;titles&gt;&lt;title&gt;Urinary tract infection in older adults&lt;/title&gt;&lt;secondary-title&gt;Aging health&lt;/secondary-title&gt;&lt;/titles&gt;&lt;periodical&gt;&lt;full-title&gt;Aging health&lt;/full-title&gt;&lt;/periodical&gt;&lt;volume&gt;9&lt;/volume&gt;&lt;number&gt;5&lt;/number&gt;&lt;keywords&gt;&lt;keyword&gt;aging&lt;/keyword&gt;&lt;keyword&gt;asymptomatic bacteriuria&lt;/keyword&gt;&lt;keyword&gt;elderly&lt;/keyword&gt;&lt;keyword&gt;urinary tract infection&lt;/keyword&gt;&lt;/keywords&gt;&lt;dates&gt;&lt;year&gt;2013&lt;/year&gt;&lt;pub-dates&gt;&lt;date&gt;Oct&lt;/date&gt;&lt;/pub-dates&gt;&lt;/dates&gt;&lt;isbn&gt;1745-509X (Print)&amp;#xD;1745-5103 (Electronic)&amp;#xD;1745-509X (Linking)&lt;/isbn&gt;&lt;accession-num&gt;24391677&lt;/accession-num&gt;&lt;urls&gt;&lt;related-urls&gt;&lt;url&gt;https://www.ncbi.nlm.nih.gov/pubmed/24391677&lt;/url&gt;&lt;/related-urls&gt;&lt;/urls&gt;&lt;custom2&gt;PMC3878051&lt;/custom2&gt;&lt;electronic-resource-num&gt;10.2217/ahe.13.38&lt;/electronic-resource-num&gt;&lt;remote-database-name&gt;PubMed-not-MEDLINE&lt;/remote-database-name&gt;&lt;remote-database-provider&gt;NLM&lt;/remote-database-provider&gt;&lt;/record&gt;&lt;/Cite&gt;&lt;/EndNote&gt;</w:instrText>
      </w:r>
      <w:r w:rsidR="00A1633D" w:rsidRPr="00170F35">
        <w:rPr>
          <w:rFonts w:cstheme="minorHAnsi"/>
          <w:lang w:val="en-GB"/>
        </w:rPr>
        <w:fldChar w:fldCharType="separate"/>
      </w:r>
      <w:r w:rsidR="00E90292" w:rsidRPr="00170F35">
        <w:rPr>
          <w:rFonts w:cstheme="minorHAnsi"/>
          <w:noProof/>
          <w:lang w:val="en-GB"/>
        </w:rPr>
        <w:t>(4)</w:t>
      </w:r>
      <w:r w:rsidR="00A1633D" w:rsidRPr="00170F35">
        <w:rPr>
          <w:rFonts w:cstheme="minorHAnsi"/>
          <w:lang w:val="en-GB"/>
        </w:rPr>
        <w:fldChar w:fldCharType="end"/>
      </w:r>
      <w:r w:rsidR="0006794F" w:rsidRPr="00170F35">
        <w:rPr>
          <w:rFonts w:cstheme="minorHAnsi"/>
          <w:lang w:val="en-GB"/>
        </w:rPr>
        <w:t xml:space="preserve"> </w:t>
      </w:r>
      <w:r w:rsidR="005600DF" w:rsidRPr="008F059B">
        <w:rPr>
          <w:shd w:val="clear" w:color="auto" w:fill="FFFFFF"/>
          <w:lang w:val="en-GB"/>
        </w:rPr>
        <w:t xml:space="preserve">Asymptomatic bacteriuria is often defined as </w:t>
      </w:r>
      <w:r w:rsidR="00E17347" w:rsidRPr="008F059B">
        <w:rPr>
          <w:shd w:val="clear" w:color="auto" w:fill="FFFFFF"/>
          <w:lang w:val="en-GB"/>
        </w:rPr>
        <w:t>the g</w:t>
      </w:r>
      <w:r w:rsidR="00C46BD3" w:rsidRPr="008F059B">
        <w:rPr>
          <w:shd w:val="clear" w:color="auto" w:fill="FFFFFF"/>
          <w:lang w:val="en-GB"/>
        </w:rPr>
        <w:t xml:space="preserve">rowth </w:t>
      </w:r>
      <w:r w:rsidR="005600DF" w:rsidRPr="008F059B">
        <w:rPr>
          <w:shd w:val="clear" w:color="auto" w:fill="FFFFFF"/>
          <w:lang w:val="en-GB"/>
        </w:rPr>
        <w:t>of a specified quantitative count of bacteria in an appropriately collected urine specimen obtained from a person with</w:t>
      </w:r>
      <w:r w:rsidR="00006F00" w:rsidRPr="008F059B">
        <w:rPr>
          <w:shd w:val="clear" w:color="auto" w:fill="FFFFFF"/>
          <w:lang w:val="en-GB"/>
        </w:rPr>
        <w:t>out</w:t>
      </w:r>
      <w:r w:rsidR="005600DF" w:rsidRPr="008F059B">
        <w:rPr>
          <w:shd w:val="clear" w:color="auto" w:fill="FFFFFF"/>
          <w:lang w:val="en-GB"/>
        </w:rPr>
        <w:t xml:space="preserve"> symptoms or signs referable to </w:t>
      </w:r>
      <w:r w:rsidR="00E17347" w:rsidRPr="008F059B">
        <w:rPr>
          <w:shd w:val="clear" w:color="auto" w:fill="FFFFFF"/>
          <w:lang w:val="en-GB"/>
        </w:rPr>
        <w:t>UTI</w:t>
      </w:r>
      <w:r w:rsidR="005600DF" w:rsidRPr="008F059B">
        <w:rPr>
          <w:shd w:val="clear" w:color="auto" w:fill="FFFFFF"/>
          <w:lang w:val="en-GB"/>
        </w:rPr>
        <w:t xml:space="preserve">. </w:t>
      </w:r>
      <w:r w:rsidR="00006F00" w:rsidRPr="008F059B">
        <w:rPr>
          <w:rFonts w:eastAsia="Times New Roman" w:cstheme="minorHAnsi"/>
          <w:lang w:val="en-GB" w:eastAsia="nl-NL"/>
        </w:rPr>
        <w:t xml:space="preserve">Asymptomatic bacteriuria </w:t>
      </w:r>
      <w:r w:rsidR="00763C40" w:rsidRPr="008F059B">
        <w:rPr>
          <w:rFonts w:eastAsia="Times New Roman" w:cstheme="minorHAnsi"/>
          <w:lang w:val="en-GB" w:eastAsia="nl-NL"/>
        </w:rPr>
        <w:t>may be misclassified as UTI if chronic LUTS and ASB co-occur o</w:t>
      </w:r>
      <w:r w:rsidR="00A045C7" w:rsidRPr="008F059B">
        <w:rPr>
          <w:rFonts w:eastAsia="Times New Roman" w:cstheme="minorHAnsi"/>
          <w:lang w:val="en-GB" w:eastAsia="nl-NL"/>
        </w:rPr>
        <w:t xml:space="preserve">r </w:t>
      </w:r>
      <w:r w:rsidR="00763C40" w:rsidRPr="008F059B">
        <w:rPr>
          <w:rFonts w:eastAsia="Times New Roman" w:cstheme="minorHAnsi"/>
          <w:lang w:val="en-GB" w:eastAsia="nl-NL"/>
        </w:rPr>
        <w:t xml:space="preserve">if nonspecific, non-genitourinary symptoms, e.g. altered mental status, are wrongfully attributed to UTI. </w:t>
      </w:r>
    </w:p>
    <w:p w14:paraId="17698235" w14:textId="0501B106" w:rsidR="008D47C3" w:rsidRPr="00D70F90" w:rsidRDefault="00763C40" w:rsidP="00D70F90">
      <w:pPr>
        <w:spacing w:line="360" w:lineRule="auto"/>
        <w:rPr>
          <w:rFonts w:cstheme="minorHAnsi"/>
          <w:lang w:val="en-GB"/>
        </w:rPr>
      </w:pPr>
      <w:r>
        <w:rPr>
          <w:rFonts w:cstheme="minorHAnsi"/>
          <w:lang w:val="en-GB"/>
        </w:rPr>
        <w:t xml:space="preserve">An important knowledge gap in this context is </w:t>
      </w:r>
      <w:r w:rsidR="000A6B9B">
        <w:rPr>
          <w:rFonts w:cstheme="minorHAnsi"/>
          <w:lang w:val="en-GB"/>
        </w:rPr>
        <w:t xml:space="preserve">understanding </w:t>
      </w:r>
      <w:r>
        <w:rPr>
          <w:rFonts w:cstheme="minorHAnsi"/>
          <w:lang w:val="en-GB"/>
        </w:rPr>
        <w:t xml:space="preserve">which factors determine </w:t>
      </w:r>
      <w:r w:rsidR="000A6B9B">
        <w:rPr>
          <w:rFonts w:cstheme="minorHAnsi"/>
          <w:lang w:val="en-GB"/>
        </w:rPr>
        <w:t>why one patient develops</w:t>
      </w:r>
      <w:r w:rsidR="005269EF">
        <w:rPr>
          <w:rFonts w:cstheme="minorHAnsi"/>
          <w:lang w:val="en-GB"/>
        </w:rPr>
        <w:t xml:space="preserve"> </w:t>
      </w:r>
      <w:r w:rsidR="00473855">
        <w:rPr>
          <w:rFonts w:cstheme="minorHAnsi"/>
          <w:lang w:val="en-GB"/>
        </w:rPr>
        <w:t>(persistent)</w:t>
      </w:r>
      <w:r w:rsidR="00DB6517">
        <w:rPr>
          <w:rFonts w:cstheme="minorHAnsi"/>
          <w:lang w:val="en-GB"/>
        </w:rPr>
        <w:t xml:space="preserve"> </w:t>
      </w:r>
      <w:r w:rsidR="007A5238">
        <w:rPr>
          <w:rFonts w:cstheme="minorHAnsi"/>
          <w:lang w:val="en-GB"/>
        </w:rPr>
        <w:t>bacteriuria</w:t>
      </w:r>
      <w:r w:rsidR="004E4AF2">
        <w:rPr>
          <w:rFonts w:cstheme="minorHAnsi"/>
          <w:lang w:val="en-GB"/>
        </w:rPr>
        <w:t xml:space="preserve"> without </w:t>
      </w:r>
      <w:r>
        <w:rPr>
          <w:rFonts w:cstheme="minorHAnsi"/>
          <w:lang w:val="en-GB"/>
        </w:rPr>
        <w:t>LUTS</w:t>
      </w:r>
      <w:r w:rsidR="000A6B9B">
        <w:rPr>
          <w:rFonts w:cstheme="minorHAnsi"/>
          <w:lang w:val="en-GB"/>
        </w:rPr>
        <w:t xml:space="preserve">, </w:t>
      </w:r>
      <w:r w:rsidR="008D47C3" w:rsidRPr="00D70F90">
        <w:rPr>
          <w:rFonts w:cstheme="minorHAnsi"/>
          <w:lang w:val="en-GB"/>
        </w:rPr>
        <w:t xml:space="preserve">while another </w:t>
      </w:r>
      <w:r w:rsidR="000A6B9B">
        <w:rPr>
          <w:rFonts w:cstheme="minorHAnsi"/>
          <w:lang w:val="en-GB"/>
        </w:rPr>
        <w:t>progresses to UTI.</w:t>
      </w:r>
      <w:r w:rsidR="008D47C3" w:rsidRPr="00D70F90">
        <w:rPr>
          <w:rFonts w:cstheme="minorHAnsi"/>
          <w:lang w:val="en-GB"/>
        </w:rPr>
        <w:t xml:space="preserve"> This variation c</w:t>
      </w:r>
      <w:r w:rsidR="00B05CC0">
        <w:rPr>
          <w:rFonts w:cstheme="minorHAnsi"/>
          <w:lang w:val="en-GB"/>
        </w:rPr>
        <w:t xml:space="preserve">ould presumably </w:t>
      </w:r>
      <w:r w:rsidR="008D47C3" w:rsidRPr="00D70F90">
        <w:rPr>
          <w:rFonts w:cstheme="minorHAnsi"/>
          <w:lang w:val="en-GB"/>
        </w:rPr>
        <w:t>be attributed to</w:t>
      </w:r>
      <w:r w:rsidR="00B05CC0">
        <w:rPr>
          <w:rFonts w:cstheme="minorHAnsi"/>
          <w:lang w:val="en-GB"/>
        </w:rPr>
        <w:t xml:space="preserve"> a combination of</w:t>
      </w:r>
      <w:r w:rsidR="008D47C3" w:rsidRPr="00D70F90">
        <w:rPr>
          <w:rFonts w:cstheme="minorHAnsi"/>
          <w:lang w:val="en-GB"/>
        </w:rPr>
        <w:t xml:space="preserve"> host </w:t>
      </w:r>
      <w:r w:rsidR="00B05CC0">
        <w:rPr>
          <w:rFonts w:cstheme="minorHAnsi"/>
          <w:lang w:val="en-GB"/>
        </w:rPr>
        <w:t>and</w:t>
      </w:r>
      <w:r w:rsidR="008D47C3" w:rsidRPr="00D70F90">
        <w:rPr>
          <w:rFonts w:cstheme="minorHAnsi"/>
          <w:lang w:val="en-GB"/>
        </w:rPr>
        <w:t xml:space="preserve"> pathogen factors</w:t>
      </w:r>
      <w:r w:rsidR="00006F00">
        <w:rPr>
          <w:rFonts w:cstheme="minorHAnsi"/>
          <w:lang w:val="en-GB"/>
        </w:rPr>
        <w:t>.</w:t>
      </w:r>
      <w:r w:rsidR="00B05CC0">
        <w:rPr>
          <w:rFonts w:cstheme="minorHAnsi"/>
          <w:lang w:val="en-GB"/>
        </w:rPr>
        <w:t xml:space="preserve"> </w:t>
      </w:r>
      <w:r w:rsidR="00006F00">
        <w:rPr>
          <w:rFonts w:cstheme="minorHAnsi"/>
          <w:lang w:val="en-GB"/>
        </w:rPr>
        <w:t>H</w:t>
      </w:r>
      <w:r w:rsidR="00B05CC0">
        <w:rPr>
          <w:rFonts w:cstheme="minorHAnsi"/>
          <w:lang w:val="en-GB"/>
        </w:rPr>
        <w:t>owever</w:t>
      </w:r>
      <w:r w:rsidR="00006F00">
        <w:rPr>
          <w:rFonts w:cstheme="minorHAnsi"/>
          <w:lang w:val="en-GB"/>
        </w:rPr>
        <w:t xml:space="preserve">, </w:t>
      </w:r>
      <w:r w:rsidR="00B347F3">
        <w:rPr>
          <w:rFonts w:cstheme="minorHAnsi"/>
          <w:lang w:val="en-GB"/>
        </w:rPr>
        <w:t>no</w:t>
      </w:r>
      <w:r w:rsidR="00006F00">
        <w:rPr>
          <w:rFonts w:cstheme="minorHAnsi"/>
          <w:lang w:val="en-GB"/>
        </w:rPr>
        <w:t xml:space="preserve"> identifiable </w:t>
      </w:r>
      <w:r w:rsidR="0023759B">
        <w:rPr>
          <w:rFonts w:cstheme="minorHAnsi"/>
          <w:lang w:val="en-GB"/>
        </w:rPr>
        <w:t xml:space="preserve">causative </w:t>
      </w:r>
      <w:r w:rsidR="00006F00">
        <w:rPr>
          <w:rFonts w:cstheme="minorHAnsi"/>
          <w:lang w:val="en-GB"/>
        </w:rPr>
        <w:t xml:space="preserve">factor has </w:t>
      </w:r>
      <w:r w:rsidR="00B347F3">
        <w:rPr>
          <w:rFonts w:cstheme="minorHAnsi"/>
          <w:lang w:val="en-GB"/>
        </w:rPr>
        <w:t xml:space="preserve">yet </w:t>
      </w:r>
      <w:r w:rsidR="00006F00">
        <w:rPr>
          <w:rFonts w:cstheme="minorHAnsi"/>
          <w:lang w:val="en-GB"/>
        </w:rPr>
        <w:t>been found</w:t>
      </w:r>
      <w:r w:rsidR="00D250D6">
        <w:rPr>
          <w:rFonts w:cstheme="minorHAnsi"/>
          <w:lang w:val="en-GB"/>
        </w:rPr>
        <w:t xml:space="preserve"> </w:t>
      </w:r>
      <w:r w:rsidR="00B347F3">
        <w:rPr>
          <w:rFonts w:cstheme="minorHAnsi"/>
          <w:lang w:val="en-GB"/>
        </w:rPr>
        <w:t xml:space="preserve">that is useful or commonly applied in clinical practice to distinguish </w:t>
      </w:r>
      <w:r w:rsidR="00D250D6">
        <w:rPr>
          <w:rFonts w:cstheme="minorHAnsi"/>
          <w:lang w:val="en-GB"/>
        </w:rPr>
        <w:t>between UTI and ASB. Learning and u</w:t>
      </w:r>
      <w:r w:rsidR="00006F00" w:rsidRPr="00D70F90">
        <w:rPr>
          <w:rFonts w:cstheme="minorHAnsi"/>
          <w:lang w:val="en-GB"/>
        </w:rPr>
        <w:t>nderstanding these</w:t>
      </w:r>
      <w:r w:rsidR="00006F00">
        <w:rPr>
          <w:rFonts w:cstheme="minorHAnsi"/>
          <w:lang w:val="en-GB"/>
        </w:rPr>
        <w:t xml:space="preserve"> yet unknown</w:t>
      </w:r>
      <w:r w:rsidR="00006F00" w:rsidRPr="00D70F90">
        <w:rPr>
          <w:rFonts w:cstheme="minorHAnsi"/>
          <w:lang w:val="en-GB"/>
        </w:rPr>
        <w:t xml:space="preserve"> factors is </w:t>
      </w:r>
      <w:r w:rsidR="00D250D6">
        <w:rPr>
          <w:rFonts w:cstheme="minorHAnsi"/>
          <w:lang w:val="en-GB"/>
        </w:rPr>
        <w:t>important, p</w:t>
      </w:r>
      <w:r w:rsidR="008D47C3" w:rsidRPr="00D70F90">
        <w:rPr>
          <w:rFonts w:cstheme="minorHAnsi"/>
          <w:lang w:val="en-GB"/>
        </w:rPr>
        <w:t>articularly because treating ASB has been shown to neither reduce mortality nor morbidity. On the contrary, treating ASB can lead to adverse effects</w:t>
      </w:r>
      <w:r w:rsidR="004E4AF2">
        <w:rPr>
          <w:rFonts w:cstheme="minorHAnsi"/>
          <w:lang w:val="en-GB"/>
        </w:rPr>
        <w:t>,</w:t>
      </w:r>
      <w:r w:rsidR="008D47C3" w:rsidRPr="00D70F90">
        <w:rPr>
          <w:rFonts w:cstheme="minorHAnsi"/>
          <w:lang w:val="en-GB"/>
        </w:rPr>
        <w:t xml:space="preserve"> and colonization with</w:t>
      </w:r>
      <w:r w:rsidR="004E4AF2">
        <w:rPr>
          <w:rFonts w:cstheme="minorHAnsi"/>
          <w:lang w:val="en-GB"/>
        </w:rPr>
        <w:t xml:space="preserve"> more</w:t>
      </w:r>
      <w:r w:rsidR="008D47C3" w:rsidRPr="00D70F90">
        <w:rPr>
          <w:rFonts w:cstheme="minorHAnsi"/>
          <w:lang w:val="en-GB"/>
        </w:rPr>
        <w:t xml:space="preserve"> resistant bacteria</w:t>
      </w:r>
      <w:r w:rsidR="004E4AF2">
        <w:rPr>
          <w:rFonts w:cstheme="minorHAnsi"/>
          <w:lang w:val="en-GB"/>
        </w:rPr>
        <w:t xml:space="preserve"> as result of selection</w:t>
      </w:r>
      <w:r w:rsidR="008D47C3" w:rsidRPr="00D70F90">
        <w:rPr>
          <w:rFonts w:cstheme="minorHAnsi"/>
          <w:lang w:val="en-GB"/>
        </w:rPr>
        <w:t>.</w:t>
      </w:r>
      <w:r w:rsidR="008A5CC6">
        <w:rPr>
          <w:rFonts w:cstheme="minorHAnsi"/>
          <w:lang w:val="en-GB"/>
        </w:rPr>
        <w:t xml:space="preserve"> </w:t>
      </w:r>
      <w:r w:rsidR="004A71F3" w:rsidRPr="00D70F90">
        <w:rPr>
          <w:rFonts w:cstheme="minorHAnsi"/>
          <w:lang w:val="en-GB"/>
        </w:rPr>
        <w:fldChar w:fldCharType="begin">
          <w:fldData xml:space="preserve">PEVuZE5vdGU+PENpdGU+PEF1dGhvcj5OaWNvbGxlPC9BdXRob3I+PFllYXI+MTk4NzwvWWVhcj48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</w:fldData>
        </w:fldChar>
      </w:r>
      <w:r w:rsidR="00E90292">
        <w:rPr>
          <w:rFonts w:cstheme="minorHAnsi"/>
          <w:lang w:val="en-GB"/>
        </w:rPr>
        <w:instrText xml:space="preserve"> ADDIN EN.CITE </w:instrText>
      </w:r>
      <w:r w:rsidR="00E90292">
        <w:rPr>
          <w:rFonts w:cstheme="minorHAnsi"/>
          <w:lang w:val="en-GB"/>
        </w:rPr>
        <w:fldChar w:fldCharType="begin">
          <w:fldData xml:space="preserve">PEVuZE5vdGU+PENpdGU+PEF1dGhvcj5OaWNvbGxlPC9BdXRob3I+PFllYXI+MTk4NzwvWWVhcj48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</w:fldData>
        </w:fldChar>
      </w:r>
      <w:r w:rsidR="00E90292">
        <w:rPr>
          <w:rFonts w:cstheme="minorHAnsi"/>
          <w:lang w:val="en-GB"/>
        </w:rPr>
        <w:instrText xml:space="preserve"> ADDIN EN.CITE.DATA </w:instrText>
      </w:r>
      <w:r w:rsidR="00E90292">
        <w:rPr>
          <w:rFonts w:cstheme="minorHAnsi"/>
          <w:lang w:val="en-GB"/>
        </w:rPr>
      </w:r>
      <w:r w:rsidR="00E90292">
        <w:rPr>
          <w:rFonts w:cstheme="minorHAnsi"/>
          <w:lang w:val="en-GB"/>
        </w:rPr>
        <w:fldChar w:fldCharType="end"/>
      </w:r>
      <w:r w:rsidR="004A71F3" w:rsidRPr="00D70F90">
        <w:rPr>
          <w:rFonts w:cstheme="minorHAnsi"/>
          <w:lang w:val="en-GB"/>
        </w:rPr>
      </w:r>
      <w:r w:rsidR="004A71F3" w:rsidRPr="00D70F90">
        <w:rPr>
          <w:rFonts w:cstheme="minorHAnsi"/>
          <w:lang w:val="en-GB"/>
        </w:rPr>
        <w:fldChar w:fldCharType="separate"/>
      </w:r>
      <w:r w:rsidR="00E90292">
        <w:rPr>
          <w:rFonts w:cstheme="minorHAnsi"/>
          <w:noProof/>
          <w:lang w:val="en-GB"/>
        </w:rPr>
        <w:t>(5, 6)</w:t>
      </w:r>
      <w:r w:rsidR="004A71F3" w:rsidRPr="00D70F90">
        <w:rPr>
          <w:rFonts w:cstheme="minorHAnsi"/>
          <w:lang w:val="en-GB"/>
        </w:rPr>
        <w:fldChar w:fldCharType="end"/>
      </w:r>
      <w:r w:rsidR="004A71F3" w:rsidRPr="00D70F90">
        <w:rPr>
          <w:rFonts w:cstheme="minorHAnsi"/>
          <w:lang w:val="en-GB"/>
        </w:rPr>
        <w:t xml:space="preserve"> </w:t>
      </w:r>
    </w:p>
    <w:p w14:paraId="6453E22C" w14:textId="0645ED23" w:rsidR="008D47C3" w:rsidRPr="00D70F90" w:rsidRDefault="008D47C3" w:rsidP="00D70F90">
      <w:pPr>
        <w:spacing w:line="360" w:lineRule="auto"/>
        <w:rPr>
          <w:rFonts w:cstheme="minorHAnsi"/>
          <w:lang w:val="en-GB"/>
        </w:rPr>
      </w:pPr>
      <w:r w:rsidRPr="00D70F90">
        <w:rPr>
          <w:rFonts w:cstheme="minorHAnsi"/>
          <w:lang w:val="en-GB"/>
        </w:rPr>
        <w:t>Recently, efforts have been made to improve the diagnosis of UTIs in older women by focusing on host factors, such as exploring inflammatory biomarkers in the urine.</w:t>
      </w:r>
      <w:r w:rsidR="008A5CC6">
        <w:rPr>
          <w:rFonts w:cstheme="minorHAnsi"/>
          <w:lang w:val="en-GB"/>
        </w:rPr>
        <w:t xml:space="preserve"> </w:t>
      </w:r>
      <w:r w:rsidR="002978EF">
        <w:rPr>
          <w:rFonts w:cstheme="minorHAnsi"/>
          <w:lang w:val="en-GB"/>
        </w:rPr>
        <w:fldChar w:fldCharType="begin">
          <w:fldData xml:space="preserve">PEVuZE5vdGU+PENpdGU+PEF1dGhvcj5CaWxzZW48L0F1dGhvcj48WWVhcj4yMDI0PC9ZZWFyPjxS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</w:fldData>
        </w:fldChar>
      </w:r>
      <w:r w:rsidR="00E90292">
        <w:rPr>
          <w:rFonts w:cstheme="minorHAnsi"/>
          <w:lang w:val="en-GB"/>
        </w:rPr>
        <w:instrText xml:space="preserve"> ADDIN EN.CITE </w:instrText>
      </w:r>
      <w:r w:rsidR="00E90292">
        <w:rPr>
          <w:rFonts w:cstheme="minorHAnsi"/>
          <w:lang w:val="en-GB"/>
        </w:rPr>
        <w:fldChar w:fldCharType="begin">
          <w:fldData xml:space="preserve">PEVuZE5vdGU+PENpdGU+PEF1dGhvcj5CaWxzZW48L0F1dGhvcj48WWVhcj4yMDI0PC9ZZWFyPjxS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</w:fldData>
        </w:fldChar>
      </w:r>
      <w:r w:rsidR="00E90292">
        <w:rPr>
          <w:rFonts w:cstheme="minorHAnsi"/>
          <w:lang w:val="en-GB"/>
        </w:rPr>
        <w:instrText xml:space="preserve"> ADDIN EN.CITE.DATA </w:instrText>
      </w:r>
      <w:r w:rsidR="00E90292">
        <w:rPr>
          <w:rFonts w:cstheme="minorHAnsi"/>
          <w:lang w:val="en-GB"/>
        </w:rPr>
      </w:r>
      <w:r w:rsidR="00E90292">
        <w:rPr>
          <w:rFonts w:cstheme="minorHAnsi"/>
          <w:lang w:val="en-GB"/>
        </w:rPr>
        <w:fldChar w:fldCharType="end"/>
      </w:r>
      <w:r w:rsidR="002978EF">
        <w:rPr>
          <w:rFonts w:cstheme="minorHAnsi"/>
          <w:lang w:val="en-GB"/>
        </w:rPr>
      </w:r>
      <w:r w:rsidR="002978EF">
        <w:rPr>
          <w:rFonts w:cstheme="minorHAnsi"/>
          <w:lang w:val="en-GB"/>
        </w:rPr>
        <w:fldChar w:fldCharType="separate"/>
      </w:r>
      <w:r w:rsidR="00E90292">
        <w:rPr>
          <w:rFonts w:cstheme="minorHAnsi"/>
          <w:noProof/>
          <w:lang w:val="en-GB"/>
        </w:rPr>
        <w:t>(7, 8)</w:t>
      </w:r>
      <w:r w:rsidR="002978EF">
        <w:rPr>
          <w:rFonts w:cstheme="minorHAnsi"/>
          <w:lang w:val="en-GB"/>
        </w:rPr>
        <w:fldChar w:fldCharType="end"/>
      </w:r>
      <w:r w:rsidR="00D250D6" w:rsidRPr="005269EF">
        <w:rPr>
          <w:rFonts w:ascii="Bahnschrift" w:hAnsi="Bahnschrift"/>
          <w:color w:val="1B1B1B"/>
          <w:sz w:val="25"/>
          <w:szCs w:val="25"/>
          <w:shd w:val="clear" w:color="auto" w:fill="FFFFFF"/>
          <w:lang w:val="en-US"/>
        </w:rPr>
        <w:t xml:space="preserve"> </w:t>
      </w:r>
      <w:r w:rsidR="0023759B">
        <w:rPr>
          <w:rFonts w:cstheme="minorHAnsi"/>
          <w:lang w:val="en-GB"/>
        </w:rPr>
        <w:t>Additionally</w:t>
      </w:r>
      <w:r w:rsidRPr="00D70F90">
        <w:rPr>
          <w:rFonts w:cstheme="minorHAnsi"/>
          <w:lang w:val="en-GB"/>
        </w:rPr>
        <w:t>, pathogen</w:t>
      </w:r>
      <w:r w:rsidR="006E48D6">
        <w:rPr>
          <w:rFonts w:cstheme="minorHAnsi"/>
          <w:lang w:val="en-GB"/>
        </w:rPr>
        <w:t>icity</w:t>
      </w:r>
      <w:r w:rsidRPr="00D70F90">
        <w:rPr>
          <w:rFonts w:cstheme="minorHAnsi"/>
          <w:lang w:val="en-GB"/>
        </w:rPr>
        <w:t xml:space="preserve"> factors also play a role; for instance, several putative </w:t>
      </w:r>
      <w:r w:rsidR="00170F35" w:rsidRPr="00D70F90">
        <w:rPr>
          <w:rFonts w:cstheme="minorHAnsi"/>
          <w:lang w:val="en-GB"/>
        </w:rPr>
        <w:t>u</w:t>
      </w:r>
      <w:r w:rsidR="00170F35">
        <w:rPr>
          <w:rFonts w:cstheme="minorHAnsi"/>
          <w:lang w:val="en-GB"/>
        </w:rPr>
        <w:t>rovirulence</w:t>
      </w:r>
      <w:r w:rsidR="00170F35" w:rsidRPr="00D70F90">
        <w:rPr>
          <w:rFonts w:cstheme="minorHAnsi"/>
          <w:lang w:val="en-GB"/>
        </w:rPr>
        <w:t xml:space="preserve"> </w:t>
      </w:r>
      <w:r w:rsidRPr="00D70F90">
        <w:rPr>
          <w:rFonts w:cstheme="minorHAnsi"/>
          <w:lang w:val="en-GB"/>
        </w:rPr>
        <w:t xml:space="preserve">factors (PUFs) in uropathogenic </w:t>
      </w:r>
      <w:r w:rsidRPr="00D70F90">
        <w:rPr>
          <w:rFonts w:cstheme="minorHAnsi"/>
          <w:i/>
          <w:lang w:val="en-GB"/>
        </w:rPr>
        <w:t>E. coli</w:t>
      </w:r>
      <w:r w:rsidRPr="00D70F90">
        <w:rPr>
          <w:rFonts w:cstheme="minorHAnsi"/>
          <w:lang w:val="en-GB"/>
        </w:rPr>
        <w:t xml:space="preserve"> </w:t>
      </w:r>
      <w:r w:rsidR="00170F35">
        <w:rPr>
          <w:rFonts w:cstheme="minorHAnsi"/>
          <w:lang w:val="en-GB"/>
        </w:rPr>
        <w:t xml:space="preserve">(UPEC) </w:t>
      </w:r>
      <w:r w:rsidRPr="00D70F90">
        <w:rPr>
          <w:rFonts w:cstheme="minorHAnsi"/>
          <w:lang w:val="en-GB"/>
        </w:rPr>
        <w:t xml:space="preserve">have been </w:t>
      </w:r>
      <w:r w:rsidR="006E48D6">
        <w:rPr>
          <w:rFonts w:cstheme="minorHAnsi"/>
          <w:lang w:val="en-GB"/>
        </w:rPr>
        <w:t>implicated in</w:t>
      </w:r>
      <w:r w:rsidR="00667800">
        <w:rPr>
          <w:rFonts w:cstheme="minorHAnsi"/>
          <w:lang w:val="en-GB"/>
        </w:rPr>
        <w:t xml:space="preserve"> </w:t>
      </w:r>
      <w:r w:rsidRPr="00D70F90">
        <w:rPr>
          <w:rFonts w:cstheme="minorHAnsi"/>
          <w:lang w:val="en-GB"/>
        </w:rPr>
        <w:t>urovirulence.</w:t>
      </w:r>
      <w:r w:rsidR="00D03F83" w:rsidRPr="00D70F90">
        <w:rPr>
          <w:rFonts w:cstheme="minorHAnsi"/>
          <w:lang w:val="en-GB"/>
        </w:rPr>
        <w:t xml:space="preserve"> </w:t>
      </w:r>
      <w:r w:rsidR="00D03F83" w:rsidRPr="00D70F90">
        <w:rPr>
          <w:rFonts w:cstheme="minorHAnsi"/>
          <w:lang w:val="en-GB"/>
        </w:rPr>
        <w:fldChar w:fldCharType="begin">
          <w:fldData xml:space="preserve">PEVuZE5vdGU+PENpdGU+PEF1dGhvcj5Kb2huc29uPC9BdXRob3I+PFllYXI+MjAwNTwvWWVhcj48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</w:fldData>
        </w:fldChar>
      </w:r>
      <w:r w:rsidR="002D6DF7">
        <w:rPr>
          <w:rFonts w:cstheme="minorHAnsi"/>
          <w:lang w:val="en-GB"/>
        </w:rPr>
        <w:instrText xml:space="preserve"> ADDIN EN.CITE </w:instrText>
      </w:r>
      <w:r w:rsidR="002D6DF7">
        <w:rPr>
          <w:rFonts w:cstheme="minorHAnsi"/>
          <w:lang w:val="en-GB"/>
        </w:rPr>
        <w:fldChar w:fldCharType="begin">
          <w:fldData xml:space="preserve">PEVuZE5vdGU+PENpdGU+PEF1dGhvcj5Kb2huc29uPC9BdXRob3I+PFllYXI+MjAwNTwvWWVhcj48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</w:fldData>
        </w:fldChar>
      </w:r>
      <w:r w:rsidR="002D6DF7">
        <w:rPr>
          <w:rFonts w:cstheme="minorHAnsi"/>
          <w:lang w:val="en-GB"/>
        </w:rPr>
        <w:instrText xml:space="preserve"> ADDIN EN.CITE.DATA </w:instrText>
      </w:r>
      <w:r w:rsidR="002D6DF7">
        <w:rPr>
          <w:rFonts w:cstheme="minorHAnsi"/>
          <w:lang w:val="en-GB"/>
        </w:rPr>
      </w:r>
      <w:r w:rsidR="002D6DF7">
        <w:rPr>
          <w:rFonts w:cstheme="minorHAnsi"/>
          <w:lang w:val="en-GB"/>
        </w:rPr>
        <w:fldChar w:fldCharType="end"/>
      </w:r>
      <w:r w:rsidR="00D03F83" w:rsidRPr="00D70F90">
        <w:rPr>
          <w:rFonts w:cstheme="minorHAnsi"/>
          <w:lang w:val="en-GB"/>
        </w:rPr>
      </w:r>
      <w:r w:rsidR="00D03F83" w:rsidRPr="00D70F90">
        <w:rPr>
          <w:rFonts w:cstheme="minorHAnsi"/>
          <w:lang w:val="en-GB"/>
        </w:rPr>
        <w:fldChar w:fldCharType="separate"/>
      </w:r>
      <w:r w:rsidR="002D6DF7">
        <w:rPr>
          <w:rFonts w:cstheme="minorHAnsi"/>
          <w:noProof/>
          <w:lang w:val="en-GB"/>
        </w:rPr>
        <w:t>(9-12)</w:t>
      </w:r>
      <w:r w:rsidR="00D03F83" w:rsidRPr="00D70F90">
        <w:rPr>
          <w:rFonts w:cstheme="minorHAnsi"/>
          <w:lang w:val="en-GB"/>
        </w:rPr>
        <w:fldChar w:fldCharType="end"/>
      </w:r>
      <w:r w:rsidR="0080377B" w:rsidRPr="00D70F90">
        <w:rPr>
          <w:rFonts w:cstheme="minorHAnsi"/>
          <w:lang w:val="en-GB"/>
        </w:rPr>
        <w:t xml:space="preserve"> </w:t>
      </w:r>
      <w:r w:rsidRPr="00D70F90">
        <w:rPr>
          <w:rFonts w:cstheme="minorHAnsi"/>
          <w:lang w:val="en-GB"/>
        </w:rPr>
        <w:t xml:space="preserve">This was further supported </w:t>
      </w:r>
      <w:r w:rsidRPr="00D70F90">
        <w:rPr>
          <w:rFonts w:cstheme="minorHAnsi"/>
          <w:lang w:val="en-GB"/>
        </w:rPr>
        <w:lastRenderedPageBreak/>
        <w:t xml:space="preserve">by a recent study characterizing </w:t>
      </w:r>
      <w:r w:rsidRPr="00D70F90">
        <w:rPr>
          <w:rFonts w:cstheme="minorHAnsi"/>
          <w:i/>
          <w:lang w:val="en-GB"/>
        </w:rPr>
        <w:t>E. coli</w:t>
      </w:r>
      <w:r w:rsidRPr="00D70F90">
        <w:rPr>
          <w:rFonts w:cstheme="minorHAnsi"/>
          <w:lang w:val="en-GB"/>
        </w:rPr>
        <w:t xml:space="preserve"> strains from patients with sepsis and septic shock, which revealed a high prevalence of virulence genes.</w:t>
      </w:r>
      <w:r w:rsidR="007546B4" w:rsidRPr="00D70F90">
        <w:rPr>
          <w:rFonts w:cstheme="minorHAnsi"/>
          <w:lang w:val="en-GB"/>
        </w:rPr>
        <w:t xml:space="preserve"> </w:t>
      </w:r>
      <w:r w:rsidR="007546B4" w:rsidRPr="00D70F90">
        <w:rPr>
          <w:rFonts w:cstheme="minorHAnsi"/>
          <w:lang w:val="en-GB"/>
        </w:rPr>
        <w:fldChar w:fldCharType="begin">
          <w:fldData xml:space="preserve">PEVuZE5vdGU+PENpdGU+PEF1dGhvcj5NYWxkb25hZG88L0F1dGhvcj48WWVhcj4yMDI0PC9ZZWFy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</w:fldData>
        </w:fldChar>
      </w:r>
      <w:r w:rsidR="002D6DF7">
        <w:rPr>
          <w:rFonts w:cstheme="minorHAnsi"/>
          <w:lang w:val="en-GB"/>
        </w:rPr>
        <w:instrText xml:space="preserve"> ADDIN EN.CITE </w:instrText>
      </w:r>
      <w:r w:rsidR="002D6DF7">
        <w:rPr>
          <w:rFonts w:cstheme="minorHAnsi"/>
          <w:lang w:val="en-GB"/>
        </w:rPr>
        <w:fldChar w:fldCharType="begin">
          <w:fldData xml:space="preserve">PEVuZE5vdGU+PENpdGU+PEF1dGhvcj5NYWxkb25hZG88L0F1dGhvcj48WWVhcj4yMDI0PC9ZZWFy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</w:fldData>
        </w:fldChar>
      </w:r>
      <w:r w:rsidR="002D6DF7">
        <w:rPr>
          <w:rFonts w:cstheme="minorHAnsi"/>
          <w:lang w:val="en-GB"/>
        </w:rPr>
        <w:instrText xml:space="preserve"> ADDIN EN.CITE.DATA </w:instrText>
      </w:r>
      <w:r w:rsidR="002D6DF7">
        <w:rPr>
          <w:rFonts w:cstheme="minorHAnsi"/>
          <w:lang w:val="en-GB"/>
        </w:rPr>
      </w:r>
      <w:r w:rsidR="002D6DF7">
        <w:rPr>
          <w:rFonts w:cstheme="minorHAnsi"/>
          <w:lang w:val="en-GB"/>
        </w:rPr>
        <w:fldChar w:fldCharType="end"/>
      </w:r>
      <w:r w:rsidR="007546B4" w:rsidRPr="00D70F90">
        <w:rPr>
          <w:rFonts w:cstheme="minorHAnsi"/>
          <w:lang w:val="en-GB"/>
        </w:rPr>
      </w:r>
      <w:r w:rsidR="007546B4" w:rsidRPr="00D70F90">
        <w:rPr>
          <w:rFonts w:cstheme="minorHAnsi"/>
          <w:lang w:val="en-GB"/>
        </w:rPr>
        <w:fldChar w:fldCharType="separate"/>
      </w:r>
      <w:r w:rsidR="002D6DF7">
        <w:rPr>
          <w:rFonts w:cstheme="minorHAnsi"/>
          <w:noProof/>
          <w:lang w:val="en-GB"/>
        </w:rPr>
        <w:t>(13)</w:t>
      </w:r>
      <w:r w:rsidR="007546B4" w:rsidRPr="00D70F90">
        <w:rPr>
          <w:rFonts w:cstheme="minorHAnsi"/>
          <w:lang w:val="en-GB"/>
        </w:rPr>
        <w:fldChar w:fldCharType="end"/>
      </w:r>
    </w:p>
    <w:p w14:paraId="2E6858D0" w14:textId="28D75486" w:rsidR="0047383C" w:rsidRPr="00D70F90" w:rsidRDefault="008D47C3" w:rsidP="00D70F90">
      <w:pPr>
        <w:spacing w:line="360" w:lineRule="auto"/>
        <w:rPr>
          <w:rFonts w:cstheme="minorHAnsi"/>
          <w:lang w:val="en-GB"/>
        </w:rPr>
      </w:pPr>
      <w:r w:rsidRPr="00D70F90">
        <w:rPr>
          <w:rFonts w:cstheme="minorHAnsi"/>
          <w:lang w:val="en-GB"/>
        </w:rPr>
        <w:t xml:space="preserve">However, little is known about the genetic differences in the most common uropathogen, </w:t>
      </w:r>
      <w:r w:rsidRPr="00D70F90">
        <w:rPr>
          <w:rFonts w:cstheme="minorHAnsi"/>
          <w:i/>
          <w:lang w:val="en-GB"/>
        </w:rPr>
        <w:t>E. coli</w:t>
      </w:r>
      <w:r w:rsidRPr="00D70F90">
        <w:rPr>
          <w:rFonts w:cstheme="minorHAnsi"/>
          <w:lang w:val="en-GB"/>
        </w:rPr>
        <w:t xml:space="preserve">, that cause </w:t>
      </w:r>
      <w:r w:rsidR="004F65D3">
        <w:rPr>
          <w:rFonts w:cstheme="minorHAnsi"/>
          <w:lang w:val="en-GB"/>
        </w:rPr>
        <w:t xml:space="preserve">both asymptomatic (ASB) and symptomatic </w:t>
      </w:r>
      <w:r w:rsidRPr="00D70F90">
        <w:rPr>
          <w:rFonts w:cstheme="minorHAnsi"/>
          <w:lang w:val="en-GB"/>
        </w:rPr>
        <w:t>bacteriuria</w:t>
      </w:r>
      <w:r w:rsidR="00DB6517">
        <w:rPr>
          <w:rFonts w:cstheme="minorHAnsi"/>
          <w:lang w:val="en-GB"/>
        </w:rPr>
        <w:t xml:space="preserve"> </w:t>
      </w:r>
      <w:r w:rsidR="00B347F3">
        <w:rPr>
          <w:rFonts w:cstheme="minorHAnsi"/>
          <w:lang w:val="en-GB"/>
        </w:rPr>
        <w:t xml:space="preserve">(UTI) </w:t>
      </w:r>
      <w:r w:rsidRPr="00D70F90">
        <w:rPr>
          <w:rFonts w:cstheme="minorHAnsi"/>
          <w:lang w:val="en-GB"/>
        </w:rPr>
        <w:t>in older women. Therefore, our primary aim was to evaluate whether pathogen-related factors</w:t>
      </w:r>
      <w:r w:rsidR="00667800">
        <w:rPr>
          <w:rFonts w:cstheme="minorHAnsi"/>
          <w:lang w:val="en-GB"/>
        </w:rPr>
        <w:t xml:space="preserve"> related to </w:t>
      </w:r>
      <w:r w:rsidR="00667800" w:rsidRPr="00D250D6">
        <w:rPr>
          <w:rFonts w:cstheme="minorHAnsi"/>
          <w:i/>
          <w:lang w:val="en-GB"/>
        </w:rPr>
        <w:t>E. coli</w:t>
      </w:r>
      <w:r w:rsidRPr="00D70F90">
        <w:rPr>
          <w:rFonts w:cstheme="minorHAnsi"/>
          <w:lang w:val="en-GB"/>
        </w:rPr>
        <w:t xml:space="preserve"> differ between older women with UTI and those with ASB. Additionally, we aimed to gain more insight into the persistence of </w:t>
      </w:r>
      <w:r w:rsidR="00D250D6">
        <w:rPr>
          <w:rFonts w:cstheme="minorHAnsi"/>
          <w:lang w:val="en-GB"/>
        </w:rPr>
        <w:t xml:space="preserve">genetically the same </w:t>
      </w:r>
      <w:r w:rsidRPr="00DB6517">
        <w:rPr>
          <w:rFonts w:cstheme="minorHAnsi"/>
          <w:i/>
          <w:iCs/>
          <w:lang w:val="en-GB"/>
        </w:rPr>
        <w:t>E. coli</w:t>
      </w:r>
      <w:r w:rsidR="00DB6517">
        <w:rPr>
          <w:rFonts w:cstheme="minorHAnsi"/>
          <w:i/>
          <w:iCs/>
          <w:lang w:val="en-GB"/>
        </w:rPr>
        <w:t xml:space="preserve"> </w:t>
      </w:r>
      <w:r w:rsidR="00DB6517" w:rsidRPr="00DB6517">
        <w:rPr>
          <w:rFonts w:cstheme="minorHAnsi"/>
          <w:iCs/>
          <w:lang w:val="en-GB"/>
        </w:rPr>
        <w:t>in these</w:t>
      </w:r>
      <w:r w:rsidR="00D250D6">
        <w:rPr>
          <w:rFonts w:cstheme="minorHAnsi"/>
          <w:iCs/>
          <w:lang w:val="en-GB"/>
        </w:rPr>
        <w:t xml:space="preserve"> older</w:t>
      </w:r>
      <w:r w:rsidR="00DB6517" w:rsidRPr="00DB6517">
        <w:rPr>
          <w:rFonts w:cstheme="minorHAnsi"/>
          <w:iCs/>
          <w:lang w:val="en-GB"/>
        </w:rPr>
        <w:t xml:space="preserve"> women.</w:t>
      </w:r>
      <w:r w:rsidR="00DB6517">
        <w:rPr>
          <w:rFonts w:cstheme="minorHAnsi"/>
          <w:i/>
          <w:iCs/>
          <w:lang w:val="en-GB"/>
        </w:rPr>
        <w:t xml:space="preserve"> </w:t>
      </w:r>
      <w:r w:rsidR="00A16D5F">
        <w:rPr>
          <w:rFonts w:cstheme="minorHAnsi"/>
          <w:lang w:val="en-GB"/>
        </w:rPr>
        <w:t xml:space="preserve">This study serves as an exploratory study to investigate the future possibility to </w:t>
      </w:r>
      <w:r w:rsidR="00746B80">
        <w:rPr>
          <w:rFonts w:cstheme="minorHAnsi"/>
          <w:lang w:val="en-GB"/>
        </w:rPr>
        <w:t>diagnose</w:t>
      </w:r>
      <w:r w:rsidR="00A16D5F">
        <w:rPr>
          <w:rFonts w:cstheme="minorHAnsi"/>
          <w:lang w:val="en-GB"/>
        </w:rPr>
        <w:t xml:space="preserve"> UTI using molecular analysis of </w:t>
      </w:r>
      <w:r w:rsidR="00B53208">
        <w:rPr>
          <w:rFonts w:cstheme="minorHAnsi"/>
          <w:lang w:val="en-GB"/>
        </w:rPr>
        <w:t xml:space="preserve">the </w:t>
      </w:r>
      <w:r w:rsidR="00A16D5F" w:rsidRPr="00DB6517">
        <w:rPr>
          <w:rFonts w:cstheme="minorHAnsi"/>
          <w:i/>
          <w:iCs/>
          <w:lang w:val="en-GB"/>
        </w:rPr>
        <w:t>E.</w:t>
      </w:r>
      <w:r w:rsidR="00D250D6">
        <w:rPr>
          <w:rFonts w:cstheme="minorHAnsi"/>
          <w:i/>
          <w:iCs/>
          <w:lang w:val="en-GB"/>
        </w:rPr>
        <w:t xml:space="preserve"> </w:t>
      </w:r>
      <w:r w:rsidR="00A16D5F" w:rsidRPr="00DB6517">
        <w:rPr>
          <w:rFonts w:cstheme="minorHAnsi"/>
          <w:i/>
          <w:iCs/>
          <w:lang w:val="en-GB"/>
        </w:rPr>
        <w:t>coli</w:t>
      </w:r>
      <w:r w:rsidR="00A16D5F">
        <w:rPr>
          <w:rFonts w:cstheme="minorHAnsi"/>
          <w:lang w:val="en-GB"/>
        </w:rPr>
        <w:t xml:space="preserve"> isolates</w:t>
      </w:r>
      <w:r w:rsidR="00DB6517">
        <w:rPr>
          <w:rFonts w:cstheme="minorHAnsi"/>
          <w:lang w:val="en-GB"/>
        </w:rPr>
        <w:t>.</w:t>
      </w:r>
    </w:p>
    <w:p w14:paraId="663F1F4D" w14:textId="7D1A5938" w:rsidR="008F4C5E" w:rsidRDefault="008F4C5E">
      <w:pPr>
        <w:rPr>
          <w:rFonts w:cstheme="minorHAnsi"/>
          <w:b/>
          <w:bCs/>
          <w:lang w:val="en-GB"/>
        </w:rPr>
      </w:pPr>
    </w:p>
    <w:p w14:paraId="185A5127" w14:textId="1A2F23E9" w:rsidR="00F766F2" w:rsidRPr="00D70F90" w:rsidRDefault="00F766F2" w:rsidP="00D70F90">
      <w:pPr>
        <w:spacing w:line="360" w:lineRule="auto"/>
        <w:rPr>
          <w:rFonts w:cstheme="minorHAnsi"/>
          <w:b/>
          <w:bCs/>
          <w:lang w:val="en-GB"/>
        </w:rPr>
      </w:pPr>
      <w:r w:rsidRPr="00D70F90">
        <w:rPr>
          <w:rFonts w:cstheme="minorHAnsi"/>
          <w:b/>
          <w:bCs/>
          <w:lang w:val="en-GB"/>
        </w:rPr>
        <w:t>Materials and methods</w:t>
      </w:r>
    </w:p>
    <w:p w14:paraId="22E397ED" w14:textId="01C2A870" w:rsidR="008D47C3" w:rsidRPr="00D70F90" w:rsidRDefault="00F766F2" w:rsidP="00D70F90">
      <w:pPr>
        <w:spacing w:line="360" w:lineRule="auto"/>
        <w:rPr>
          <w:rFonts w:cstheme="minorHAnsi"/>
          <w:lang w:val="en-GB"/>
        </w:rPr>
      </w:pPr>
      <w:r w:rsidRPr="00D70F90">
        <w:rPr>
          <w:rFonts w:cstheme="minorHAnsi"/>
          <w:i/>
          <w:iCs/>
          <w:lang w:val="en-GB"/>
        </w:rPr>
        <w:t>Study population</w:t>
      </w:r>
      <w:r w:rsidRPr="00D70F90">
        <w:rPr>
          <w:rFonts w:cstheme="minorHAnsi"/>
          <w:lang w:val="en-GB"/>
        </w:rPr>
        <w:br/>
      </w:r>
      <w:r w:rsidR="0047383C" w:rsidRPr="00D70F90">
        <w:rPr>
          <w:rFonts w:cstheme="minorHAnsi"/>
          <w:lang w:val="en-GB"/>
        </w:rPr>
        <w:t>This explorative study includes a subset of participants of a prior case-control study evaluating urine biomarkers in older women</w:t>
      </w:r>
      <w:r w:rsidR="004E63B3" w:rsidRPr="00D70F90">
        <w:rPr>
          <w:rFonts w:cstheme="minorHAnsi"/>
          <w:lang w:val="en-GB"/>
        </w:rPr>
        <w:t xml:space="preserve"> &gt;65 years</w:t>
      </w:r>
      <w:r w:rsidR="0047383C" w:rsidRPr="00D70F90">
        <w:rPr>
          <w:rFonts w:cstheme="minorHAnsi"/>
          <w:lang w:val="en-GB"/>
        </w:rPr>
        <w:t xml:space="preserve"> with UTI and ASB.</w:t>
      </w:r>
      <w:r w:rsidR="00477609" w:rsidRPr="00D70F90">
        <w:rPr>
          <w:rFonts w:cstheme="minorHAnsi"/>
          <w:lang w:val="en-GB"/>
        </w:rPr>
        <w:fldChar w:fldCharType="begin">
          <w:fldData xml:space="preserve">PEVuZE5vdGU+PENpdGU+PEF1dGhvcj5CaWxzZW48L0F1dGhvcj48WWVhcj4yMDIzPC9ZZWFyPjxS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</w:fldData>
        </w:fldChar>
      </w:r>
      <w:r w:rsidR="002D6DF7">
        <w:rPr>
          <w:rFonts w:cstheme="minorHAnsi"/>
          <w:lang w:val="en-GB"/>
        </w:rPr>
        <w:instrText xml:space="preserve"> ADDIN EN.CITE </w:instrText>
      </w:r>
      <w:r w:rsidR="002D6DF7">
        <w:rPr>
          <w:rFonts w:cstheme="minorHAnsi"/>
          <w:lang w:val="en-GB"/>
        </w:rPr>
        <w:fldChar w:fldCharType="begin">
          <w:fldData xml:space="preserve">PEVuZE5vdGU+PENpdGU+PEF1dGhvcj5CaWxzZW48L0F1dGhvcj48WWVhcj4yMDIzPC9ZZWFyPjxS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</w:fldData>
        </w:fldChar>
      </w:r>
      <w:r w:rsidR="002D6DF7">
        <w:rPr>
          <w:rFonts w:cstheme="minorHAnsi"/>
          <w:lang w:val="en-GB"/>
        </w:rPr>
        <w:instrText xml:space="preserve"> ADDIN EN.CITE.DATA </w:instrText>
      </w:r>
      <w:r w:rsidR="002D6DF7">
        <w:rPr>
          <w:rFonts w:cstheme="minorHAnsi"/>
          <w:lang w:val="en-GB"/>
        </w:rPr>
      </w:r>
      <w:r w:rsidR="002D6DF7">
        <w:rPr>
          <w:rFonts w:cstheme="minorHAnsi"/>
          <w:lang w:val="en-GB"/>
        </w:rPr>
        <w:fldChar w:fldCharType="end"/>
      </w:r>
      <w:r w:rsidR="00477609" w:rsidRPr="00D70F90">
        <w:rPr>
          <w:rFonts w:cstheme="minorHAnsi"/>
          <w:lang w:val="en-GB"/>
        </w:rPr>
      </w:r>
      <w:r w:rsidR="00477609" w:rsidRPr="00D70F90">
        <w:rPr>
          <w:rFonts w:cstheme="minorHAnsi"/>
          <w:lang w:val="en-GB"/>
        </w:rPr>
        <w:fldChar w:fldCharType="separate"/>
      </w:r>
      <w:r w:rsidR="002D6DF7">
        <w:rPr>
          <w:rFonts w:cstheme="minorHAnsi"/>
          <w:noProof/>
          <w:lang w:val="en-GB"/>
        </w:rPr>
        <w:t>(14)</w:t>
      </w:r>
      <w:r w:rsidR="00477609" w:rsidRPr="00D70F90">
        <w:rPr>
          <w:rFonts w:cstheme="minorHAnsi"/>
          <w:lang w:val="en-GB"/>
        </w:rPr>
        <w:fldChar w:fldCharType="end"/>
      </w:r>
      <w:r w:rsidRPr="00D70F90">
        <w:rPr>
          <w:rFonts w:cstheme="minorHAnsi"/>
          <w:lang w:val="en-GB"/>
        </w:rPr>
        <w:t xml:space="preserve"> The original study was conducted from June 2021 until July 2022 across </w:t>
      </w:r>
      <w:r w:rsidR="0006794F" w:rsidRPr="00D70F90">
        <w:rPr>
          <w:rFonts w:cstheme="minorHAnsi"/>
          <w:lang w:val="en-GB"/>
        </w:rPr>
        <w:t>several</w:t>
      </w:r>
      <w:r w:rsidRPr="00D70F90">
        <w:rPr>
          <w:rFonts w:cstheme="minorHAnsi"/>
          <w:lang w:val="en-GB"/>
        </w:rPr>
        <w:t xml:space="preserve"> hospitals</w:t>
      </w:r>
      <w:r w:rsidR="0006794F" w:rsidRPr="00D70F90">
        <w:rPr>
          <w:rFonts w:cstheme="minorHAnsi"/>
          <w:lang w:val="en-GB"/>
        </w:rPr>
        <w:t>, long-term care facilities</w:t>
      </w:r>
      <w:r w:rsidR="00A959B1">
        <w:rPr>
          <w:rFonts w:cstheme="minorHAnsi"/>
          <w:lang w:val="en-GB"/>
        </w:rPr>
        <w:t xml:space="preserve"> (LTCF</w:t>
      </w:r>
      <w:r w:rsidR="00634B49">
        <w:rPr>
          <w:rFonts w:cstheme="minorHAnsi"/>
          <w:lang w:val="en-GB"/>
        </w:rPr>
        <w:t>s</w:t>
      </w:r>
      <w:r w:rsidR="00A959B1">
        <w:rPr>
          <w:rFonts w:cstheme="minorHAnsi"/>
          <w:lang w:val="en-GB"/>
        </w:rPr>
        <w:t>)</w:t>
      </w:r>
      <w:r w:rsidR="0006794F" w:rsidRPr="00D70F90">
        <w:rPr>
          <w:rFonts w:cstheme="minorHAnsi"/>
          <w:lang w:val="en-GB"/>
        </w:rPr>
        <w:t xml:space="preserve"> and primary care cent</w:t>
      </w:r>
      <w:r w:rsidR="008D69AE" w:rsidRPr="00D70F90">
        <w:rPr>
          <w:rFonts w:cstheme="minorHAnsi"/>
          <w:lang w:val="en-GB"/>
        </w:rPr>
        <w:t>r</w:t>
      </w:r>
      <w:r w:rsidR="00721553" w:rsidRPr="00D70F90">
        <w:rPr>
          <w:rFonts w:cstheme="minorHAnsi"/>
          <w:lang w:val="en-GB"/>
        </w:rPr>
        <w:t>e</w:t>
      </w:r>
      <w:r w:rsidR="0006794F" w:rsidRPr="00D70F90">
        <w:rPr>
          <w:rFonts w:cstheme="minorHAnsi"/>
          <w:lang w:val="en-GB"/>
        </w:rPr>
        <w:t>s</w:t>
      </w:r>
      <w:r w:rsidR="008A5CC6">
        <w:rPr>
          <w:rFonts w:cstheme="minorHAnsi"/>
          <w:lang w:val="en-GB"/>
        </w:rPr>
        <w:t xml:space="preserve"> with samples sen</w:t>
      </w:r>
      <w:r w:rsidR="007267BF">
        <w:rPr>
          <w:rFonts w:cstheme="minorHAnsi"/>
          <w:lang w:val="en-GB"/>
        </w:rPr>
        <w:t>t</w:t>
      </w:r>
      <w:r w:rsidR="008A5CC6">
        <w:rPr>
          <w:rFonts w:cstheme="minorHAnsi"/>
          <w:lang w:val="en-GB"/>
        </w:rPr>
        <w:t xml:space="preserve"> to the microbiology lab of the </w:t>
      </w:r>
      <w:r w:rsidR="0081397A">
        <w:rPr>
          <w:rFonts w:cstheme="minorHAnsi"/>
          <w:lang w:val="en-GB"/>
        </w:rPr>
        <w:t>Leiden University Medical Cente</w:t>
      </w:r>
      <w:r w:rsidR="003C1554">
        <w:rPr>
          <w:rFonts w:cstheme="minorHAnsi"/>
          <w:lang w:val="en-GB"/>
        </w:rPr>
        <w:t>r</w:t>
      </w:r>
      <w:r w:rsidR="0081397A">
        <w:rPr>
          <w:rFonts w:cstheme="minorHAnsi"/>
          <w:lang w:val="en-GB"/>
        </w:rPr>
        <w:t xml:space="preserve"> (</w:t>
      </w:r>
      <w:r w:rsidR="008A5CC6">
        <w:rPr>
          <w:rFonts w:cstheme="minorHAnsi"/>
          <w:lang w:val="en-GB"/>
        </w:rPr>
        <w:t>LUMC</w:t>
      </w:r>
      <w:r w:rsidR="0081397A">
        <w:rPr>
          <w:rFonts w:cstheme="minorHAnsi"/>
          <w:lang w:val="en-GB"/>
        </w:rPr>
        <w:t>)</w:t>
      </w:r>
      <w:r w:rsidR="00721553" w:rsidRPr="00D70F90">
        <w:rPr>
          <w:rFonts w:cstheme="minorHAnsi"/>
          <w:lang w:val="en-GB"/>
        </w:rPr>
        <w:t>.</w:t>
      </w:r>
      <w:r w:rsidR="00341BB5" w:rsidRPr="00D70F90">
        <w:rPr>
          <w:rFonts w:cstheme="minorHAnsi"/>
          <w:lang w:val="en-GB"/>
        </w:rPr>
        <w:t xml:space="preserve"> </w:t>
      </w:r>
      <w:r w:rsidR="002143DC" w:rsidRPr="00D70F90">
        <w:rPr>
          <w:rFonts w:cstheme="minorHAnsi"/>
          <w:lang w:val="en-GB"/>
        </w:rPr>
        <w:t xml:space="preserve">All participants </w:t>
      </w:r>
      <w:r w:rsidR="008A5CC6">
        <w:rPr>
          <w:rFonts w:cstheme="minorHAnsi"/>
          <w:lang w:val="en-GB"/>
        </w:rPr>
        <w:t xml:space="preserve">of whom </w:t>
      </w:r>
      <w:r w:rsidR="002143DC" w:rsidRPr="00D70F90">
        <w:rPr>
          <w:rFonts w:cstheme="minorHAnsi"/>
          <w:i/>
          <w:iCs/>
          <w:lang w:val="en-GB"/>
        </w:rPr>
        <w:t>E. coli</w:t>
      </w:r>
      <w:r w:rsidR="002143DC" w:rsidRPr="00D70F90">
        <w:rPr>
          <w:rFonts w:cstheme="minorHAnsi"/>
          <w:lang w:val="en-GB"/>
        </w:rPr>
        <w:t xml:space="preserve"> isolates were</w:t>
      </w:r>
      <w:r w:rsidR="008A5CC6">
        <w:rPr>
          <w:rFonts w:cstheme="minorHAnsi"/>
          <w:lang w:val="en-GB"/>
        </w:rPr>
        <w:t xml:space="preserve"> stored were</w:t>
      </w:r>
      <w:r w:rsidR="002143DC" w:rsidRPr="00D70F90">
        <w:rPr>
          <w:rFonts w:cstheme="minorHAnsi"/>
          <w:lang w:val="en-GB"/>
        </w:rPr>
        <w:t xml:space="preserve"> included in this explorative study</w:t>
      </w:r>
      <w:r w:rsidR="00E4350B">
        <w:rPr>
          <w:rFonts w:cstheme="minorHAnsi"/>
          <w:lang w:val="en-GB"/>
        </w:rPr>
        <w:t>.</w:t>
      </w:r>
      <w:r w:rsidR="004E63B3" w:rsidRPr="00D70F90">
        <w:rPr>
          <w:rFonts w:cstheme="minorHAnsi"/>
          <w:lang w:val="en-GB"/>
        </w:rPr>
        <w:t xml:space="preserve"> </w:t>
      </w:r>
    </w:p>
    <w:p w14:paraId="1A55384F" w14:textId="348C9D66" w:rsidR="00483BBD" w:rsidRPr="005F56C0" w:rsidRDefault="004E63B3" w:rsidP="00D70F90">
      <w:pPr>
        <w:spacing w:line="360" w:lineRule="auto"/>
        <w:rPr>
          <w:rFonts w:cstheme="minorHAnsi"/>
          <w:lang w:val="en-GB"/>
        </w:rPr>
      </w:pPr>
      <w:r w:rsidRPr="00D70F90">
        <w:rPr>
          <w:rFonts w:cstheme="minorHAnsi"/>
          <w:lang w:val="en-GB"/>
        </w:rPr>
        <w:t>UTI patients were defined as having two new-onset LUTS</w:t>
      </w:r>
      <w:r w:rsidR="0081397A">
        <w:rPr>
          <w:rFonts w:cstheme="minorHAnsi"/>
          <w:lang w:val="en-GB"/>
        </w:rPr>
        <w:t xml:space="preserve"> </w:t>
      </w:r>
      <w:r w:rsidRPr="00D70F90">
        <w:rPr>
          <w:rFonts w:cstheme="minorHAnsi"/>
          <w:lang w:val="en-GB"/>
        </w:rPr>
        <w:t xml:space="preserve">(dysuria, frequency, urgency and/or suprapubic pain), </w:t>
      </w:r>
      <w:r w:rsidR="00B53208">
        <w:rPr>
          <w:rFonts w:cstheme="minorHAnsi"/>
          <w:lang w:val="en-GB"/>
        </w:rPr>
        <w:t xml:space="preserve">in combination with </w:t>
      </w:r>
      <w:r w:rsidRPr="00D70F90">
        <w:rPr>
          <w:rFonts w:cstheme="minorHAnsi"/>
          <w:lang w:val="en-GB"/>
        </w:rPr>
        <w:t xml:space="preserve">pyuria (defined as </w:t>
      </w:r>
      <w:r w:rsidRPr="00D70F90">
        <w:rPr>
          <w:rFonts w:cstheme="minorHAnsi"/>
          <w:lang w:val="en-GB"/>
        </w:rPr>
        <w:sym w:font="Symbol" w:char="F0B3"/>
      </w:r>
      <w:r w:rsidRPr="00D70F90">
        <w:rPr>
          <w:rFonts w:cstheme="minorHAnsi"/>
          <w:lang w:val="en-GB"/>
        </w:rPr>
        <w:t xml:space="preserve"> 10 leukocytes/µl or </w:t>
      </w:r>
      <w:r w:rsidRPr="00D70F90">
        <w:rPr>
          <w:rFonts w:cstheme="minorHAnsi"/>
          <w:lang w:val="en-GB"/>
        </w:rPr>
        <w:sym w:font="Symbol" w:char="F0B3"/>
      </w:r>
      <w:r w:rsidRPr="00D70F90">
        <w:rPr>
          <w:rFonts w:cstheme="minorHAnsi"/>
          <w:lang w:val="en-GB"/>
        </w:rPr>
        <w:t xml:space="preserve"> 5 leukocytes per high-power field or presence of leukocyte esterase), </w:t>
      </w:r>
      <w:r w:rsidRPr="002D6DF7">
        <w:rPr>
          <w:rFonts w:cstheme="minorHAnsi"/>
          <w:lang w:val="en-GB"/>
        </w:rPr>
        <w:t>and</w:t>
      </w:r>
      <w:r w:rsidRPr="002612D4">
        <w:rPr>
          <w:rFonts w:cstheme="minorHAnsi"/>
          <w:lang w:val="en-GB"/>
        </w:rPr>
        <w:t xml:space="preserve"> </w:t>
      </w:r>
      <w:r w:rsidRPr="00D70F90">
        <w:rPr>
          <w:rFonts w:cstheme="minorHAnsi"/>
          <w:lang w:val="en-GB"/>
        </w:rPr>
        <w:t xml:space="preserve">a urine culture that yielded </w:t>
      </w:r>
      <w:r w:rsidRPr="00D70F90">
        <w:rPr>
          <w:rFonts w:cstheme="minorHAnsi"/>
          <w:i/>
          <w:iCs/>
          <w:lang w:val="en-GB"/>
        </w:rPr>
        <w:t>E. coli</w:t>
      </w:r>
      <w:r w:rsidRPr="00D70F90">
        <w:rPr>
          <w:rFonts w:cstheme="minorHAnsi"/>
          <w:lang w:val="en-GB"/>
        </w:rPr>
        <w:t xml:space="preserve"> </w:t>
      </w:r>
      <w:r w:rsidRPr="00D70F90">
        <w:rPr>
          <w:rFonts w:cstheme="minorHAnsi"/>
          <w:lang w:val="en-GB"/>
        </w:rPr>
        <w:sym w:font="Symbol" w:char="F0B3"/>
      </w:r>
      <w:r w:rsidRPr="00D70F90">
        <w:rPr>
          <w:rFonts w:cstheme="minorHAnsi"/>
          <w:lang w:val="en-GB"/>
        </w:rPr>
        <w:t xml:space="preserve"> 10</w:t>
      </w:r>
      <w:r w:rsidRPr="00D70F90">
        <w:rPr>
          <w:rFonts w:cstheme="minorHAnsi"/>
          <w:vertAlign w:val="superscript"/>
          <w:lang w:val="en-GB"/>
        </w:rPr>
        <w:t>4</w:t>
      </w:r>
      <w:r w:rsidRPr="00D70F90">
        <w:rPr>
          <w:rFonts w:cstheme="minorHAnsi"/>
          <w:lang w:val="en-GB"/>
        </w:rPr>
        <w:t xml:space="preserve"> CFU/mL. Participants were classified as having ASB if they did not have LUTS, but two consecutive urine cultures (obtained 2-4 weeks apart) yielded </w:t>
      </w:r>
      <w:r w:rsidRPr="00D70F90">
        <w:rPr>
          <w:rFonts w:cstheme="minorHAnsi"/>
          <w:i/>
          <w:iCs/>
          <w:lang w:val="en-GB"/>
        </w:rPr>
        <w:t xml:space="preserve">E. coli. </w:t>
      </w:r>
      <w:r w:rsidRPr="00D70F90">
        <w:rPr>
          <w:rFonts w:cstheme="minorHAnsi"/>
          <w:lang w:val="en-GB"/>
        </w:rPr>
        <w:t xml:space="preserve">The study excluded patients with advanced cognitive impairment, delirium, the presence of an indwelling catheter, immunosuppressive use, antimicrobial use </w:t>
      </w:r>
      <w:r w:rsidR="00483BBD" w:rsidRPr="00D70F90">
        <w:rPr>
          <w:rFonts w:cstheme="minorHAnsi"/>
          <w:lang w:val="en-GB"/>
        </w:rPr>
        <w:t>within 48 hours prior to inclusion</w:t>
      </w:r>
      <w:r w:rsidRPr="00D70F90">
        <w:rPr>
          <w:rFonts w:cstheme="minorHAnsi"/>
          <w:lang w:val="en-GB"/>
        </w:rPr>
        <w:t xml:space="preserve">, current urolithiasis, and a previous UTI in the </w:t>
      </w:r>
      <w:r w:rsidR="0081397A">
        <w:rPr>
          <w:rFonts w:cstheme="minorHAnsi"/>
          <w:lang w:val="en-GB"/>
        </w:rPr>
        <w:t>preceding</w:t>
      </w:r>
      <w:r w:rsidRPr="00D70F90">
        <w:rPr>
          <w:rFonts w:cstheme="minorHAnsi"/>
          <w:lang w:val="en-GB"/>
        </w:rPr>
        <w:t xml:space="preserve"> month.</w:t>
      </w:r>
    </w:p>
    <w:p w14:paraId="417AF023" w14:textId="7F9BE2B5" w:rsidR="00F766F2" w:rsidRPr="00D70F90" w:rsidRDefault="0027626F" w:rsidP="00D70F90">
      <w:pPr>
        <w:spacing w:line="360" w:lineRule="auto"/>
        <w:rPr>
          <w:rFonts w:cstheme="minorHAnsi"/>
          <w:i/>
          <w:iCs/>
          <w:lang w:val="en-GB"/>
        </w:rPr>
      </w:pPr>
      <w:r w:rsidRPr="00D70F90">
        <w:rPr>
          <w:rFonts w:cstheme="minorHAnsi"/>
          <w:i/>
          <w:iCs/>
          <w:lang w:val="en-GB"/>
        </w:rPr>
        <w:t>Sample collection</w:t>
      </w:r>
    </w:p>
    <w:p w14:paraId="042D934F" w14:textId="03F2BEA8" w:rsidR="00FF6972" w:rsidRPr="00D70F90" w:rsidRDefault="00F766F2" w:rsidP="00D70F90">
      <w:pPr>
        <w:spacing w:line="360" w:lineRule="auto"/>
        <w:rPr>
          <w:rFonts w:cstheme="minorHAnsi"/>
          <w:lang w:val="en-GB"/>
        </w:rPr>
      </w:pPr>
      <w:r w:rsidRPr="00D70F90">
        <w:rPr>
          <w:rFonts w:cstheme="minorHAnsi"/>
          <w:lang w:val="en-GB"/>
        </w:rPr>
        <w:t xml:space="preserve">Midstream urine </w:t>
      </w:r>
      <w:r w:rsidR="00483BBD" w:rsidRPr="00D70F90">
        <w:rPr>
          <w:rFonts w:cstheme="minorHAnsi"/>
          <w:lang w:val="en-GB"/>
        </w:rPr>
        <w:t xml:space="preserve">samples were collected in </w:t>
      </w:r>
      <w:r w:rsidRPr="00D70F90">
        <w:rPr>
          <w:rFonts w:cstheme="minorHAnsi"/>
          <w:lang w:val="en-GB"/>
        </w:rPr>
        <w:t>sterile urine container</w:t>
      </w:r>
      <w:r w:rsidR="00483BBD" w:rsidRPr="00D70F90">
        <w:rPr>
          <w:rFonts w:cstheme="minorHAnsi"/>
          <w:lang w:val="en-GB"/>
        </w:rPr>
        <w:t>s</w:t>
      </w:r>
      <w:r w:rsidR="008D69AE" w:rsidRPr="00D70F90">
        <w:rPr>
          <w:rFonts w:cstheme="minorHAnsi"/>
          <w:lang w:val="en-GB"/>
        </w:rPr>
        <w:t xml:space="preserve">. </w:t>
      </w:r>
      <w:r w:rsidRPr="00D70F90">
        <w:rPr>
          <w:rFonts w:cstheme="minorHAnsi"/>
          <w:lang w:val="en-GB"/>
        </w:rPr>
        <w:t>According to</w:t>
      </w:r>
      <w:r w:rsidR="00B53208">
        <w:rPr>
          <w:rFonts w:cstheme="minorHAnsi"/>
          <w:lang w:val="en-GB"/>
        </w:rPr>
        <w:t xml:space="preserve"> the</w:t>
      </w:r>
      <w:r w:rsidRPr="00D70F90">
        <w:rPr>
          <w:rFonts w:cstheme="minorHAnsi"/>
          <w:lang w:val="en-GB"/>
        </w:rPr>
        <w:t xml:space="preserve"> </w:t>
      </w:r>
      <w:r w:rsidR="0081397A">
        <w:rPr>
          <w:rFonts w:cstheme="minorHAnsi"/>
          <w:lang w:val="en-GB"/>
        </w:rPr>
        <w:t>protocol of the LUMC</w:t>
      </w:r>
      <w:r w:rsidRPr="00D70F90">
        <w:rPr>
          <w:rFonts w:cstheme="minorHAnsi"/>
          <w:lang w:val="en-GB"/>
        </w:rPr>
        <w:t xml:space="preserve">, 10 µL of non-centrifuged urine was placed on a 5% sheep blood agar plate and a cystine–lactose–electrolyte-deficient agar plate, and incubated for one day. A culture result was deemed a monoculture if ≥ 90% of the cultured colonies were of one micro-organism. In </w:t>
      </w:r>
      <w:r w:rsidR="00483BBD" w:rsidRPr="00D70F90">
        <w:rPr>
          <w:rFonts w:cstheme="minorHAnsi"/>
          <w:lang w:val="en-GB"/>
        </w:rPr>
        <w:t>such</w:t>
      </w:r>
      <w:r w:rsidRPr="00D70F90">
        <w:rPr>
          <w:rFonts w:cstheme="minorHAnsi"/>
          <w:lang w:val="en-GB"/>
        </w:rPr>
        <w:t xml:space="preserve"> case</w:t>
      </w:r>
      <w:r w:rsidR="00483BBD" w:rsidRPr="00D70F90">
        <w:rPr>
          <w:rFonts w:cstheme="minorHAnsi"/>
          <w:lang w:val="en-GB"/>
        </w:rPr>
        <w:t>s</w:t>
      </w:r>
      <w:r w:rsidRPr="00D70F90">
        <w:rPr>
          <w:rFonts w:cstheme="minorHAnsi"/>
          <w:lang w:val="en-GB"/>
        </w:rPr>
        <w:t xml:space="preserve">, a </w:t>
      </w:r>
      <w:r w:rsidR="00615CE9" w:rsidRPr="00D70F90">
        <w:rPr>
          <w:rFonts w:cstheme="minorHAnsi"/>
          <w:lang w:val="en-GB"/>
        </w:rPr>
        <w:t>susceptibility</w:t>
      </w:r>
      <w:r w:rsidRPr="00D70F90">
        <w:rPr>
          <w:rFonts w:cstheme="minorHAnsi"/>
          <w:lang w:val="en-GB"/>
        </w:rPr>
        <w:t xml:space="preserve"> pattern was determined for the specific pathogen, using</w:t>
      </w:r>
      <w:r w:rsidR="00615CE9" w:rsidRPr="00D70F90">
        <w:rPr>
          <w:rFonts w:cstheme="minorHAnsi"/>
          <w:lang w:val="en-GB"/>
        </w:rPr>
        <w:t xml:space="preserve"> </w:t>
      </w:r>
      <w:r w:rsidRPr="00D70F90">
        <w:rPr>
          <w:rFonts w:cstheme="minorHAnsi"/>
          <w:lang w:val="en-GB"/>
        </w:rPr>
        <w:t>VITEK</w:t>
      </w:r>
      <w:r w:rsidR="00615CE9" w:rsidRPr="00D70F90">
        <w:rPr>
          <w:rFonts w:cstheme="minorHAnsi"/>
          <w:lang w:val="en-GB"/>
        </w:rPr>
        <w:t>2</w:t>
      </w:r>
      <w:r w:rsidR="00615CE9" w:rsidRPr="00D70F90">
        <w:rPr>
          <w:rFonts w:cstheme="minorHAnsi"/>
          <w:i/>
          <w:iCs/>
          <w:lang w:val="en-GB"/>
        </w:rPr>
        <w:t xml:space="preserve"> </w:t>
      </w:r>
      <w:r w:rsidR="00483BBD" w:rsidRPr="00D70F90">
        <w:rPr>
          <w:rFonts w:cstheme="minorHAnsi"/>
          <w:lang w:val="en-GB"/>
        </w:rPr>
        <w:t>(</w:t>
      </w:r>
      <w:proofErr w:type="spellStart"/>
      <w:r w:rsidR="00483BBD" w:rsidRPr="00D70F90">
        <w:rPr>
          <w:rFonts w:cstheme="minorHAnsi"/>
          <w:lang w:val="en-GB"/>
        </w:rPr>
        <w:t>bioMérieux</w:t>
      </w:r>
      <w:proofErr w:type="spellEnd"/>
      <w:r w:rsidR="00483BBD" w:rsidRPr="00D70F90">
        <w:rPr>
          <w:rFonts w:cstheme="minorHAnsi"/>
          <w:lang w:val="en-GB"/>
        </w:rPr>
        <w:t>). In instances where</w:t>
      </w:r>
      <w:r w:rsidR="00615CE9" w:rsidRPr="00D70F90">
        <w:rPr>
          <w:rFonts w:cstheme="minorHAnsi"/>
          <w:lang w:val="en-GB"/>
        </w:rPr>
        <w:t xml:space="preserve"> susceptibility testing with VITEK2 failed</w:t>
      </w:r>
      <w:r w:rsidR="00483BBD" w:rsidRPr="00D70F90">
        <w:rPr>
          <w:rFonts w:cstheme="minorHAnsi"/>
          <w:lang w:val="en-GB"/>
        </w:rPr>
        <w:t>,</w:t>
      </w:r>
      <w:r w:rsidR="00615CE9" w:rsidRPr="00D70F90">
        <w:rPr>
          <w:rFonts w:cstheme="minorHAnsi"/>
          <w:lang w:val="en-GB"/>
        </w:rPr>
        <w:t xml:space="preserve"> disk diffusion was performed. </w:t>
      </w:r>
    </w:p>
    <w:p w14:paraId="7869EA91" w14:textId="1BD040F3" w:rsidR="00483BBD" w:rsidRPr="00194F28" w:rsidRDefault="00483BBD" w:rsidP="00D70F90">
      <w:pPr>
        <w:spacing w:line="360" w:lineRule="auto"/>
        <w:rPr>
          <w:rFonts w:cstheme="minorHAnsi"/>
          <w:lang w:val="en-GB"/>
        </w:rPr>
      </w:pPr>
      <w:r w:rsidRPr="00B7606A">
        <w:rPr>
          <w:rFonts w:cstheme="minorHAnsi"/>
          <w:lang w:val="en-GB"/>
        </w:rPr>
        <w:lastRenderedPageBreak/>
        <w:t xml:space="preserve">Breakpoints were used according to </w:t>
      </w:r>
      <w:r w:rsidRPr="00C42E55">
        <w:rPr>
          <w:rFonts w:cstheme="minorHAnsi"/>
          <w:lang w:val="en-GB"/>
        </w:rPr>
        <w:t>EUCAST (</w:t>
      </w:r>
      <w:r w:rsidR="00C42E55" w:rsidRPr="00C42E55">
        <w:rPr>
          <w:rFonts w:cstheme="minorHAnsi"/>
          <w:lang w:val="en-GB"/>
        </w:rPr>
        <w:t>2019</w:t>
      </w:r>
      <w:r w:rsidRPr="00C42E55">
        <w:rPr>
          <w:rFonts w:cstheme="minorHAnsi"/>
          <w:lang w:val="en-GB"/>
        </w:rPr>
        <w:t>).</w:t>
      </w:r>
      <w:r w:rsidRPr="00B7606A">
        <w:rPr>
          <w:rFonts w:cstheme="minorHAnsi"/>
          <w:lang w:val="en-GB"/>
        </w:rPr>
        <w:t xml:space="preserve"> Isolates falling into the category of area of technical uncertainty were classified as resistant. For ampicillin, oral breakpoints were used, whereas for cefuroxime, intravenous breakpoints were applied. Extended-spectrum beta-lactamase (ESBL) production was phenotypically confirmed by observing a ≥ 5mm difference between the disk diffusion zones of the isolate for cefotaxime (± clavulanic acid) and c</w:t>
      </w:r>
      <w:r w:rsidR="00194F28">
        <w:rPr>
          <w:rFonts w:cstheme="minorHAnsi"/>
          <w:lang w:val="en-GB"/>
        </w:rPr>
        <w:t>eftazidime (± clavulanic acid).</w:t>
      </w:r>
    </w:p>
    <w:p w14:paraId="72C34075" w14:textId="6F1132F2" w:rsidR="00890038" w:rsidRPr="00C46BD3" w:rsidRDefault="00890038" w:rsidP="00D70F90">
      <w:pPr>
        <w:spacing w:line="360" w:lineRule="auto"/>
        <w:rPr>
          <w:color w:val="000000"/>
          <w:lang w:val="en-US"/>
        </w:rPr>
      </w:pPr>
      <w:r w:rsidRPr="0027368E">
        <w:rPr>
          <w:rFonts w:cs="Arial"/>
          <w:i/>
          <w:iCs/>
          <w:lang w:val="en-GB"/>
        </w:rPr>
        <w:t>Genomic analyses</w:t>
      </w:r>
    </w:p>
    <w:p w14:paraId="21205D44" w14:textId="426D8493" w:rsidR="00FB5326" w:rsidRPr="0081397A" w:rsidRDefault="00C42E55" w:rsidP="00FB5326">
      <w:pPr>
        <w:spacing w:line="360" w:lineRule="auto"/>
        <w:rPr>
          <w:rFonts w:cstheme="minorHAnsi"/>
          <w:b/>
          <w:bCs/>
          <w:lang w:val="en-GB"/>
        </w:rPr>
      </w:pPr>
      <w:r w:rsidRPr="0081397A">
        <w:rPr>
          <w:rFonts w:cstheme="minorHAnsi"/>
          <w:i/>
          <w:lang w:val="en-GB"/>
        </w:rPr>
        <w:t xml:space="preserve">Whole </w:t>
      </w:r>
      <w:r w:rsidR="00E4350B" w:rsidRPr="0081397A">
        <w:rPr>
          <w:rFonts w:cstheme="minorHAnsi"/>
          <w:i/>
          <w:lang w:val="en-GB"/>
        </w:rPr>
        <w:t>g</w:t>
      </w:r>
      <w:r w:rsidR="00F766F2" w:rsidRPr="0081397A">
        <w:rPr>
          <w:rFonts w:cstheme="minorHAnsi"/>
          <w:i/>
          <w:lang w:val="en-GB"/>
        </w:rPr>
        <w:t xml:space="preserve">enome </w:t>
      </w:r>
      <w:r w:rsidR="00E4350B" w:rsidRPr="0081397A">
        <w:rPr>
          <w:rFonts w:cstheme="minorHAnsi"/>
          <w:i/>
          <w:lang w:val="en-GB"/>
        </w:rPr>
        <w:t>s</w:t>
      </w:r>
      <w:r w:rsidR="00F766F2" w:rsidRPr="0081397A">
        <w:rPr>
          <w:rFonts w:cstheme="minorHAnsi"/>
          <w:i/>
          <w:lang w:val="en-GB"/>
        </w:rPr>
        <w:t>equencing</w:t>
      </w:r>
      <w:r w:rsidR="00FB5326" w:rsidRPr="0081397A">
        <w:rPr>
          <w:rFonts w:cstheme="minorHAnsi"/>
          <w:i/>
          <w:lang w:val="en-GB"/>
        </w:rPr>
        <w:t xml:space="preserve"> (WGS)</w:t>
      </w:r>
      <w:r w:rsidR="00F766F2" w:rsidRPr="0081397A">
        <w:rPr>
          <w:rFonts w:cstheme="minorHAnsi"/>
          <w:i/>
          <w:lang w:val="en-GB"/>
        </w:rPr>
        <w:t xml:space="preserve">, </w:t>
      </w:r>
      <w:r w:rsidR="00E4350B" w:rsidRPr="0081397A">
        <w:rPr>
          <w:rFonts w:cstheme="minorHAnsi"/>
          <w:i/>
          <w:lang w:val="en-GB"/>
        </w:rPr>
        <w:t>a</w:t>
      </w:r>
      <w:r w:rsidR="00F766F2" w:rsidRPr="0081397A">
        <w:rPr>
          <w:rFonts w:cstheme="minorHAnsi"/>
          <w:i/>
          <w:lang w:val="en-GB"/>
        </w:rPr>
        <w:t xml:space="preserve">ssembly and </w:t>
      </w:r>
      <w:r w:rsidR="00E4350B" w:rsidRPr="0081397A">
        <w:rPr>
          <w:rFonts w:cstheme="minorHAnsi"/>
          <w:i/>
          <w:lang w:val="en-GB"/>
        </w:rPr>
        <w:t>t</w:t>
      </w:r>
      <w:r w:rsidR="0027368E" w:rsidRPr="0081397A">
        <w:rPr>
          <w:rFonts w:cstheme="minorHAnsi"/>
          <w:i/>
          <w:lang w:val="en-GB"/>
        </w:rPr>
        <w:t>yping</w:t>
      </w:r>
      <w:r w:rsidR="00F766F2" w:rsidRPr="0081397A">
        <w:rPr>
          <w:rFonts w:cstheme="minorHAnsi"/>
          <w:highlight w:val="yellow"/>
          <w:lang w:val="en-GB"/>
        </w:rPr>
        <w:br/>
      </w:r>
      <w:r w:rsidR="002D6DF7" w:rsidRPr="002D6DF7">
        <w:rPr>
          <w:rFonts w:cstheme="minorHAnsi"/>
          <w:lang w:val="en-GB"/>
        </w:rPr>
        <w:t>63</w:t>
      </w:r>
      <w:r w:rsidR="002D6DF7">
        <w:rPr>
          <w:rFonts w:cstheme="minorHAnsi"/>
          <w:i/>
          <w:lang w:val="en-GB"/>
        </w:rPr>
        <w:t xml:space="preserve"> </w:t>
      </w:r>
      <w:r w:rsidR="00FB5326" w:rsidRPr="0081397A">
        <w:rPr>
          <w:rFonts w:cstheme="minorHAnsi"/>
          <w:i/>
          <w:iCs/>
          <w:lang w:val="en-GB"/>
        </w:rPr>
        <w:t>E. coli</w:t>
      </w:r>
      <w:r w:rsidR="00FB5326" w:rsidRPr="0081397A">
        <w:rPr>
          <w:rFonts w:cstheme="minorHAnsi"/>
          <w:lang w:val="en-GB"/>
        </w:rPr>
        <w:t xml:space="preserve"> isolates included in this study were subjected to whole-genome</w:t>
      </w:r>
      <w:r w:rsidR="004B30ED">
        <w:rPr>
          <w:rFonts w:cstheme="minorHAnsi"/>
          <w:lang w:val="en-GB"/>
        </w:rPr>
        <w:t xml:space="preserve"> </w:t>
      </w:r>
      <w:r w:rsidR="00FB5326" w:rsidRPr="0081397A">
        <w:rPr>
          <w:rFonts w:cstheme="minorHAnsi"/>
          <w:lang w:val="en-GB"/>
        </w:rPr>
        <w:t>sequencing (WGS) using Illumina next</w:t>
      </w:r>
      <w:r w:rsidR="002612D4">
        <w:rPr>
          <w:rFonts w:cstheme="minorHAnsi"/>
          <w:lang w:val="en-GB"/>
        </w:rPr>
        <w:t>-</w:t>
      </w:r>
      <w:r w:rsidR="00FB5326" w:rsidRPr="0081397A">
        <w:rPr>
          <w:rFonts w:cstheme="minorHAnsi"/>
          <w:lang w:val="en-GB"/>
        </w:rPr>
        <w:t xml:space="preserve">generation sequencing. DNA was extracted using the </w:t>
      </w:r>
      <w:proofErr w:type="spellStart"/>
      <w:r w:rsidR="00FB5326" w:rsidRPr="0081397A">
        <w:rPr>
          <w:rFonts w:cstheme="minorHAnsi"/>
          <w:lang w:val="en-GB"/>
        </w:rPr>
        <w:t>DNeasy</w:t>
      </w:r>
      <w:proofErr w:type="spellEnd"/>
      <w:r w:rsidR="00FB5326" w:rsidRPr="0081397A">
        <w:rPr>
          <w:rFonts w:cstheme="minorHAnsi"/>
          <w:lang w:val="en-GB"/>
        </w:rPr>
        <w:t xml:space="preserve"> Blood &amp; Tissue Kit (Qiagen, Hilden, Germany) and DNA libraries were prepared using </w:t>
      </w:r>
      <w:proofErr w:type="spellStart"/>
      <w:r w:rsidR="00FB5326" w:rsidRPr="0081397A">
        <w:rPr>
          <w:rFonts w:cstheme="minorHAnsi"/>
          <w:lang w:val="en-GB"/>
        </w:rPr>
        <w:t>Nextera</w:t>
      </w:r>
      <w:proofErr w:type="spellEnd"/>
      <w:r w:rsidR="00FB5326" w:rsidRPr="0081397A">
        <w:rPr>
          <w:rFonts w:cstheme="minorHAnsi"/>
          <w:lang w:val="en-GB"/>
        </w:rPr>
        <w:t xml:space="preserve"> DNA Flex Library Prep kit (Illumina, San Diego, CA, USA), followed by paired-end sequencing (2 x 150 bp) on the Illumina NextSeq550 platform (Illumina, USA), all according to the manufacturer’s protocols.</w:t>
      </w:r>
      <w:r w:rsidR="002D6DF7">
        <w:rPr>
          <w:rFonts w:cstheme="minorHAnsi"/>
          <w:lang w:val="en-GB"/>
        </w:rPr>
        <w:fldChar w:fldCharType="begin">
          <w:fldData xml:space="preserve">PEVuZE5vdGU+PENpdGU+PEF1dGhvcj5MYW5kbWFuPC9BdXRob3I+PFllYXI+MjAyNDwvWWVhcj48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==
</w:fldData>
        </w:fldChar>
      </w:r>
      <w:r w:rsidR="002D6DF7">
        <w:rPr>
          <w:rFonts w:cstheme="minorHAnsi"/>
          <w:lang w:val="en-GB"/>
        </w:rPr>
        <w:instrText xml:space="preserve"> ADDIN EN.CITE </w:instrText>
      </w:r>
      <w:r w:rsidR="002D6DF7">
        <w:rPr>
          <w:rFonts w:cstheme="minorHAnsi"/>
          <w:lang w:val="en-GB"/>
        </w:rPr>
        <w:fldChar w:fldCharType="begin">
          <w:fldData xml:space="preserve">PEVuZE5vdGU+PENpdGU+PEF1dGhvcj5MYW5kbWFuPC9BdXRob3I+PFllYXI+MjAyNDwvWWVhcj48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==
</w:fldData>
        </w:fldChar>
      </w:r>
      <w:r w:rsidR="002D6DF7">
        <w:rPr>
          <w:rFonts w:cstheme="minorHAnsi"/>
          <w:lang w:val="en-GB"/>
        </w:rPr>
        <w:instrText xml:space="preserve"> ADDIN EN.CITE.DATA </w:instrText>
      </w:r>
      <w:r w:rsidR="002D6DF7">
        <w:rPr>
          <w:rFonts w:cstheme="minorHAnsi"/>
          <w:lang w:val="en-GB"/>
        </w:rPr>
      </w:r>
      <w:r w:rsidR="002D6DF7">
        <w:rPr>
          <w:rFonts w:cstheme="minorHAnsi"/>
          <w:lang w:val="en-GB"/>
        </w:rPr>
        <w:fldChar w:fldCharType="end"/>
      </w:r>
      <w:r w:rsidR="002D6DF7">
        <w:rPr>
          <w:rFonts w:cstheme="minorHAnsi"/>
          <w:lang w:val="en-GB"/>
        </w:rPr>
      </w:r>
      <w:r w:rsidR="002D6DF7">
        <w:rPr>
          <w:rFonts w:cstheme="minorHAnsi"/>
          <w:lang w:val="en-GB"/>
        </w:rPr>
        <w:fldChar w:fldCharType="separate"/>
      </w:r>
      <w:r w:rsidR="002D6DF7">
        <w:rPr>
          <w:rFonts w:cstheme="minorHAnsi"/>
          <w:noProof/>
          <w:lang w:val="en-GB"/>
        </w:rPr>
        <w:t>(15)</w:t>
      </w:r>
      <w:r w:rsidR="002D6DF7">
        <w:rPr>
          <w:rFonts w:cstheme="minorHAnsi"/>
          <w:lang w:val="en-GB"/>
        </w:rPr>
        <w:fldChar w:fldCharType="end"/>
      </w:r>
      <w:r w:rsidR="00FB5326" w:rsidRPr="0081397A">
        <w:rPr>
          <w:rFonts w:cstheme="minorHAnsi"/>
          <w:lang w:val="en-GB"/>
        </w:rPr>
        <w:t xml:space="preserve"> Read quality analysis and </w:t>
      </w:r>
      <w:r w:rsidR="00FB5326" w:rsidRPr="0081397A">
        <w:rPr>
          <w:rFonts w:cstheme="minorHAnsi"/>
          <w:i/>
          <w:iCs/>
          <w:lang w:val="en-GB"/>
        </w:rPr>
        <w:t>de novo</w:t>
      </w:r>
      <w:r w:rsidR="00FB5326" w:rsidRPr="0081397A">
        <w:rPr>
          <w:rFonts w:cstheme="minorHAnsi"/>
          <w:lang w:val="en-GB"/>
        </w:rPr>
        <w:t xml:space="preserve"> assembly </w:t>
      </w:r>
      <w:r w:rsidR="004B30ED">
        <w:rPr>
          <w:rFonts w:cstheme="minorHAnsi"/>
          <w:lang w:val="en-GB"/>
        </w:rPr>
        <w:t>were</w:t>
      </w:r>
      <w:r w:rsidR="004B30ED" w:rsidRPr="0081397A">
        <w:rPr>
          <w:rFonts w:cstheme="minorHAnsi"/>
          <w:lang w:val="en-GB"/>
        </w:rPr>
        <w:t xml:space="preserve"> </w:t>
      </w:r>
      <w:r w:rsidR="00FB5326" w:rsidRPr="0081397A">
        <w:rPr>
          <w:rFonts w:cstheme="minorHAnsi"/>
          <w:lang w:val="en-GB"/>
        </w:rPr>
        <w:t xml:space="preserve">done with the Juno-assembly v2.0.2 pipeline from the National Institute for Public Health and the Environment (RIVM) (https://github.com/RIVM-bioinformatics/juno-assembly). WGS data was used for: </w:t>
      </w:r>
      <w:r w:rsidR="00E5548E" w:rsidRPr="0081397A">
        <w:rPr>
          <w:rFonts w:cstheme="minorHAnsi"/>
          <w:lang w:val="en-GB"/>
        </w:rPr>
        <w:t>1</w:t>
      </w:r>
      <w:r w:rsidR="00FB5326" w:rsidRPr="0081397A">
        <w:rPr>
          <w:rFonts w:cstheme="minorHAnsi"/>
          <w:lang w:val="en-GB"/>
        </w:rPr>
        <w:t xml:space="preserve">) </w:t>
      </w:r>
      <w:proofErr w:type="spellStart"/>
      <w:r w:rsidR="00FB5326" w:rsidRPr="0081397A">
        <w:rPr>
          <w:rFonts w:cstheme="minorHAnsi"/>
          <w:lang w:val="en-GB"/>
        </w:rPr>
        <w:t>Multilocus</w:t>
      </w:r>
      <w:proofErr w:type="spellEnd"/>
      <w:r w:rsidR="00FB5326" w:rsidRPr="0081397A">
        <w:rPr>
          <w:rFonts w:cstheme="minorHAnsi"/>
          <w:lang w:val="en-GB"/>
        </w:rPr>
        <w:t xml:space="preserve"> sequence typing (MLST</w:t>
      </w:r>
      <w:r w:rsidR="0027368E" w:rsidRPr="0081397A">
        <w:rPr>
          <w:rFonts w:cstheme="minorHAnsi"/>
          <w:lang w:val="en-GB"/>
        </w:rPr>
        <w:t>)</w:t>
      </w:r>
      <w:r w:rsidR="00E5548E" w:rsidRPr="0081397A">
        <w:rPr>
          <w:rFonts w:cstheme="minorHAnsi"/>
          <w:lang w:val="en-GB"/>
        </w:rPr>
        <w:t>;</w:t>
      </w:r>
      <w:r w:rsidR="00FB5326" w:rsidRPr="0081397A">
        <w:rPr>
          <w:rFonts w:cstheme="minorHAnsi"/>
          <w:lang w:val="en-GB"/>
        </w:rPr>
        <w:t xml:space="preserve"> </w:t>
      </w:r>
      <w:r w:rsidR="00E5548E" w:rsidRPr="0081397A">
        <w:rPr>
          <w:rFonts w:cstheme="minorHAnsi"/>
          <w:lang w:val="en-GB"/>
        </w:rPr>
        <w:t>2</w:t>
      </w:r>
      <w:r w:rsidR="00FB5326" w:rsidRPr="0081397A">
        <w:rPr>
          <w:rFonts w:cstheme="minorHAnsi"/>
          <w:lang w:val="en-GB"/>
        </w:rPr>
        <w:t>) whole-genome (</w:t>
      </w:r>
      <w:proofErr w:type="spellStart"/>
      <w:r w:rsidR="00FB5326" w:rsidRPr="0081397A">
        <w:rPr>
          <w:rFonts w:cstheme="minorHAnsi"/>
          <w:lang w:val="en-GB"/>
        </w:rPr>
        <w:t>wg</w:t>
      </w:r>
      <w:proofErr w:type="spellEnd"/>
      <w:r w:rsidR="00FB5326" w:rsidRPr="0081397A">
        <w:rPr>
          <w:rFonts w:cstheme="minorHAnsi"/>
          <w:lang w:val="en-GB"/>
        </w:rPr>
        <w:t xml:space="preserve">)MLST </w:t>
      </w:r>
      <w:r w:rsidR="0027368E" w:rsidRPr="0081397A">
        <w:rPr>
          <w:rFonts w:cstheme="minorHAnsi"/>
          <w:lang w:val="en-GB"/>
        </w:rPr>
        <w:t xml:space="preserve">(an in-house </w:t>
      </w:r>
      <w:r w:rsidR="0027368E" w:rsidRPr="0081397A">
        <w:rPr>
          <w:rFonts w:cstheme="minorHAnsi"/>
          <w:i/>
          <w:iCs/>
          <w:lang w:val="en-GB"/>
        </w:rPr>
        <w:t>E. coli</w:t>
      </w:r>
      <w:r w:rsidR="0027368E" w:rsidRPr="0081397A">
        <w:rPr>
          <w:rFonts w:cstheme="minorHAnsi"/>
          <w:lang w:val="en-GB"/>
        </w:rPr>
        <w:t xml:space="preserve"> </w:t>
      </w:r>
      <w:proofErr w:type="spellStart"/>
      <w:r w:rsidR="0027368E" w:rsidRPr="0081397A">
        <w:rPr>
          <w:rFonts w:cstheme="minorHAnsi"/>
          <w:lang w:val="en-GB"/>
        </w:rPr>
        <w:t>wgMLST</w:t>
      </w:r>
      <w:proofErr w:type="spellEnd"/>
      <w:r w:rsidR="0027368E" w:rsidRPr="0081397A">
        <w:rPr>
          <w:rFonts w:cstheme="minorHAnsi"/>
          <w:lang w:val="en-GB"/>
        </w:rPr>
        <w:t xml:space="preserve"> scheme was used as described previously);</w:t>
      </w:r>
      <w:r w:rsidR="000126EE">
        <w:rPr>
          <w:rFonts w:cstheme="minorHAnsi"/>
          <w:lang w:val="en-GB"/>
        </w:rPr>
        <w:fldChar w:fldCharType="begin">
          <w:fldData xml:space="preserve">PEVuZE5vdGU+PENpdGU+PEF1dGhvcj5MYW5kbWFuPC9BdXRob3I+PFllYXI+MjAyNDwvWWVhcj48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==
</w:fldData>
        </w:fldChar>
      </w:r>
      <w:r w:rsidR="000126EE">
        <w:rPr>
          <w:rFonts w:cstheme="minorHAnsi"/>
          <w:lang w:val="en-GB"/>
        </w:rPr>
        <w:instrText xml:space="preserve"> ADDIN EN.CITE </w:instrText>
      </w:r>
      <w:r w:rsidR="000126EE">
        <w:rPr>
          <w:rFonts w:cstheme="minorHAnsi"/>
          <w:lang w:val="en-GB"/>
        </w:rPr>
        <w:fldChar w:fldCharType="begin">
          <w:fldData xml:space="preserve">PEVuZE5vdGU+PENpdGU+PEF1dGhvcj5MYW5kbWFuPC9BdXRob3I+PFllYXI+MjAyNDwvWWVhcj48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==
</w:fldData>
        </w:fldChar>
      </w:r>
      <w:r w:rsidR="000126EE">
        <w:rPr>
          <w:rFonts w:cstheme="minorHAnsi"/>
          <w:lang w:val="en-GB"/>
        </w:rPr>
        <w:instrText xml:space="preserve"> ADDIN EN.CITE.DATA </w:instrText>
      </w:r>
      <w:r w:rsidR="000126EE">
        <w:rPr>
          <w:rFonts w:cstheme="minorHAnsi"/>
          <w:lang w:val="en-GB"/>
        </w:rPr>
      </w:r>
      <w:r w:rsidR="000126EE">
        <w:rPr>
          <w:rFonts w:cstheme="minorHAnsi"/>
          <w:lang w:val="en-GB"/>
        </w:rPr>
        <w:fldChar w:fldCharType="end"/>
      </w:r>
      <w:r w:rsidR="000126EE">
        <w:rPr>
          <w:rFonts w:cstheme="minorHAnsi"/>
          <w:lang w:val="en-GB"/>
        </w:rPr>
      </w:r>
      <w:r w:rsidR="000126EE">
        <w:rPr>
          <w:rFonts w:cstheme="minorHAnsi"/>
          <w:lang w:val="en-GB"/>
        </w:rPr>
        <w:fldChar w:fldCharType="separate"/>
      </w:r>
      <w:r w:rsidR="000126EE">
        <w:rPr>
          <w:rFonts w:cstheme="minorHAnsi"/>
          <w:noProof/>
          <w:lang w:val="en-GB"/>
        </w:rPr>
        <w:t>(15)</w:t>
      </w:r>
      <w:r w:rsidR="000126EE">
        <w:rPr>
          <w:rFonts w:cstheme="minorHAnsi"/>
          <w:lang w:val="en-GB"/>
        </w:rPr>
        <w:fldChar w:fldCharType="end"/>
      </w:r>
      <w:r w:rsidR="0027368E" w:rsidRPr="0081397A">
        <w:rPr>
          <w:rFonts w:cstheme="minorHAnsi"/>
          <w:lang w:val="en-GB"/>
        </w:rPr>
        <w:t xml:space="preserve"> </w:t>
      </w:r>
      <w:r w:rsidR="00E5548E" w:rsidRPr="0081397A">
        <w:rPr>
          <w:rFonts w:cstheme="minorHAnsi"/>
          <w:lang w:val="en-GB"/>
        </w:rPr>
        <w:t>3</w:t>
      </w:r>
      <w:r w:rsidR="0027368E" w:rsidRPr="0081397A">
        <w:rPr>
          <w:rFonts w:cstheme="minorHAnsi"/>
          <w:lang w:val="en-GB"/>
        </w:rPr>
        <w:t xml:space="preserve">) the Clermont phylotype </w:t>
      </w:r>
      <w:r w:rsidR="0027368E" w:rsidRPr="0081397A">
        <w:rPr>
          <w:rFonts w:cstheme="minorHAnsi"/>
          <w:lang w:val="en-GB"/>
        </w:rPr>
        <w:fldChar w:fldCharType="begin"/>
      </w:r>
      <w:r w:rsidR="000126EE">
        <w:rPr>
          <w:rFonts w:cstheme="minorHAnsi"/>
          <w:lang w:val="en-GB"/>
        </w:rPr>
        <w:instrText xml:space="preserve"> ADDIN EN.CITE &lt;EndNote&gt;&lt;Cite&gt;&lt;RecNum&gt;11&lt;/RecNum&gt;&lt;DisplayText&gt;(16)&lt;/DisplayText&gt;&lt;record&gt;&lt;rec-number&gt;11&lt;/rec-number&gt;&lt;foreign-keys&gt;&lt;key app="EN" db-id="ardeftvxcrzxfgepx2q5s09xaepzatze5xex" timestamp="1679676529"&gt;11&lt;/key&gt;&lt;/foreign-keys&gt;&lt;ref-type name="Web Page"&gt;12&lt;/ref-type&gt;&lt;contributors&gt;&lt;/contributors&gt;&lt;titles&gt;&lt;title&gt;Clermont Typing&lt;/title&gt;&lt;/titles&gt;&lt;number&gt;24-03-2023&lt;/number&gt;&lt;dates&gt;&lt;/dates&gt;&lt;urls&gt;&lt;related-urls&gt;&lt;url&gt;http://clermontyping.iame-research.center/index.php&lt;/url&gt;&lt;/related-urls&gt;&lt;/urls&gt;&lt;/record&gt;&lt;/Cite&gt;&lt;/EndNote&gt;</w:instrText>
      </w:r>
      <w:r w:rsidR="0027368E" w:rsidRPr="0081397A">
        <w:rPr>
          <w:rFonts w:cstheme="minorHAnsi"/>
          <w:lang w:val="en-GB"/>
        </w:rPr>
        <w:fldChar w:fldCharType="separate"/>
      </w:r>
      <w:r w:rsidR="000126EE">
        <w:rPr>
          <w:rFonts w:cstheme="minorHAnsi"/>
          <w:noProof/>
          <w:lang w:val="en-GB"/>
        </w:rPr>
        <w:t>(16)</w:t>
      </w:r>
      <w:r w:rsidR="0027368E" w:rsidRPr="0081397A">
        <w:rPr>
          <w:rFonts w:cstheme="minorHAnsi"/>
          <w:lang w:val="en-GB"/>
        </w:rPr>
        <w:fldChar w:fldCharType="end"/>
      </w:r>
      <w:r w:rsidR="00E5548E" w:rsidRPr="0081397A">
        <w:rPr>
          <w:rFonts w:cstheme="minorHAnsi"/>
          <w:lang w:val="en-GB"/>
        </w:rPr>
        <w:t>; 4</w:t>
      </w:r>
      <w:r w:rsidR="007707BE" w:rsidRPr="0081397A">
        <w:rPr>
          <w:rFonts w:cstheme="minorHAnsi"/>
          <w:lang w:val="en-GB"/>
        </w:rPr>
        <w:t>) detection of</w:t>
      </w:r>
      <w:r w:rsidR="00FB5326" w:rsidRPr="0081397A">
        <w:rPr>
          <w:rFonts w:cstheme="minorHAnsi"/>
          <w:lang w:val="en-GB"/>
        </w:rPr>
        <w:t xml:space="preserve"> 31 previously described putative </w:t>
      </w:r>
      <w:proofErr w:type="spellStart"/>
      <w:r w:rsidR="00FB5326" w:rsidRPr="0081397A">
        <w:rPr>
          <w:rFonts w:cstheme="minorHAnsi"/>
          <w:lang w:val="en-GB"/>
        </w:rPr>
        <w:t>uropathogenicity</w:t>
      </w:r>
      <w:proofErr w:type="spellEnd"/>
      <w:r w:rsidR="00FB5326" w:rsidRPr="0081397A">
        <w:rPr>
          <w:rFonts w:cstheme="minorHAnsi"/>
          <w:lang w:val="en-GB"/>
        </w:rPr>
        <w:t xml:space="preserve"> factors (</w:t>
      </w:r>
      <w:r w:rsidR="0027368E" w:rsidRPr="0081397A">
        <w:rPr>
          <w:rFonts w:cstheme="minorHAnsi"/>
          <w:lang w:val="en-GB"/>
        </w:rPr>
        <w:t>PUFs) (using an in-house “</w:t>
      </w:r>
      <w:proofErr w:type="spellStart"/>
      <w:r w:rsidR="0027368E" w:rsidRPr="0081397A">
        <w:rPr>
          <w:rFonts w:cstheme="minorHAnsi"/>
          <w:lang w:val="en-GB"/>
        </w:rPr>
        <w:t>PUF</w:t>
      </w:r>
      <w:r w:rsidR="002D6DF7">
        <w:rPr>
          <w:rFonts w:cstheme="minorHAnsi"/>
          <w:lang w:val="en-GB"/>
        </w:rPr>
        <w:t>s</w:t>
      </w:r>
      <w:r w:rsidR="0027368E" w:rsidRPr="0081397A">
        <w:rPr>
          <w:rFonts w:cstheme="minorHAnsi"/>
          <w:lang w:val="en-GB"/>
        </w:rPr>
        <w:t>finder</w:t>
      </w:r>
      <w:proofErr w:type="spellEnd"/>
      <w:r w:rsidR="0027368E" w:rsidRPr="0081397A">
        <w:rPr>
          <w:rFonts w:cstheme="minorHAnsi"/>
          <w:lang w:val="en-GB"/>
        </w:rPr>
        <w:t>”; ≥90% identity = present)</w:t>
      </w:r>
      <w:r w:rsidR="00194F28" w:rsidRPr="00194F28">
        <w:rPr>
          <w:rFonts w:cstheme="minorHAnsi"/>
          <w:lang w:val="en-GB"/>
        </w:rPr>
        <w:t xml:space="preserve"> </w:t>
      </w:r>
      <w:r w:rsidR="00194F28" w:rsidRPr="0081397A">
        <w:rPr>
          <w:rFonts w:cstheme="minorHAnsi"/>
          <w:lang w:val="en-GB"/>
        </w:rPr>
        <w:fldChar w:fldCharType="begin">
          <w:fldData xml:space="preserve">PEVuZE5vdGU+PENpdGU+PEF1dGhvcj5TY2hyZWliZXI8L0F1dGhvcj48WWVhcj4yMDE3PC9ZZWFy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</w:fldData>
        </w:fldChar>
      </w:r>
      <w:r w:rsidR="000126EE">
        <w:rPr>
          <w:rFonts w:cstheme="minorHAnsi"/>
          <w:lang w:val="en-GB"/>
        </w:rPr>
        <w:instrText xml:space="preserve"> ADDIN EN.CITE </w:instrText>
      </w:r>
      <w:r w:rsidR="000126EE">
        <w:rPr>
          <w:rFonts w:cstheme="minorHAnsi"/>
          <w:lang w:val="en-GB"/>
        </w:rPr>
        <w:fldChar w:fldCharType="begin">
          <w:fldData xml:space="preserve">PEVuZE5vdGU+PENpdGU+PEF1dGhvcj5TY2hyZWliZXI8L0F1dGhvcj48WWVhcj4yMDE3PC9ZZWFy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</w:fldData>
        </w:fldChar>
      </w:r>
      <w:r w:rsidR="000126EE">
        <w:rPr>
          <w:rFonts w:cstheme="minorHAnsi"/>
          <w:lang w:val="en-GB"/>
        </w:rPr>
        <w:instrText xml:space="preserve"> ADDIN EN.CITE.DATA </w:instrText>
      </w:r>
      <w:r w:rsidR="000126EE">
        <w:rPr>
          <w:rFonts w:cstheme="minorHAnsi"/>
          <w:lang w:val="en-GB"/>
        </w:rPr>
      </w:r>
      <w:r w:rsidR="000126EE">
        <w:rPr>
          <w:rFonts w:cstheme="minorHAnsi"/>
          <w:lang w:val="en-GB"/>
        </w:rPr>
        <w:fldChar w:fldCharType="end"/>
      </w:r>
      <w:r w:rsidR="00194F28" w:rsidRPr="0081397A">
        <w:rPr>
          <w:rFonts w:cstheme="minorHAnsi"/>
          <w:lang w:val="en-GB"/>
        </w:rPr>
      </w:r>
      <w:r w:rsidR="00194F28" w:rsidRPr="0081397A">
        <w:rPr>
          <w:rFonts w:cstheme="minorHAnsi"/>
          <w:lang w:val="en-GB"/>
        </w:rPr>
        <w:fldChar w:fldCharType="separate"/>
      </w:r>
      <w:r w:rsidR="000126EE">
        <w:rPr>
          <w:rFonts w:cstheme="minorHAnsi"/>
          <w:noProof/>
          <w:lang w:val="en-GB"/>
        </w:rPr>
        <w:t>(10-12, 17)</w:t>
      </w:r>
      <w:r w:rsidR="00194F28" w:rsidRPr="0081397A">
        <w:rPr>
          <w:rFonts w:cstheme="minorHAnsi"/>
          <w:lang w:val="en-GB"/>
        </w:rPr>
        <w:fldChar w:fldCharType="end"/>
      </w:r>
      <w:r w:rsidR="00E5548E" w:rsidRPr="0081397A">
        <w:rPr>
          <w:rFonts w:cstheme="minorHAnsi"/>
          <w:lang w:val="en-GB"/>
        </w:rPr>
        <w:t xml:space="preserve">; and 5) the identification of resistance genes using </w:t>
      </w:r>
      <w:proofErr w:type="spellStart"/>
      <w:r w:rsidR="00E5548E" w:rsidRPr="0081397A">
        <w:rPr>
          <w:rFonts w:cstheme="minorHAnsi"/>
          <w:lang w:val="en-GB"/>
        </w:rPr>
        <w:t>ResFinder</w:t>
      </w:r>
      <w:proofErr w:type="spellEnd"/>
      <w:r w:rsidR="00E5548E" w:rsidRPr="0081397A">
        <w:rPr>
          <w:rFonts w:cstheme="minorHAnsi"/>
          <w:lang w:val="en-GB"/>
        </w:rPr>
        <w:t xml:space="preserve"> (version 4.1.0) from the Center for Genomic Epidemiology</w:t>
      </w:r>
      <w:r w:rsidR="008131D9">
        <w:rPr>
          <w:rFonts w:cstheme="minorHAnsi"/>
          <w:lang w:val="en-GB"/>
        </w:rPr>
        <w:t xml:space="preserve"> </w:t>
      </w:r>
      <w:r w:rsidR="00E5548E" w:rsidRPr="0081397A">
        <w:rPr>
          <w:rFonts w:cstheme="minorHAnsi"/>
          <w:lang w:val="en-GB"/>
        </w:rPr>
        <w:fldChar w:fldCharType="begin">
          <w:fldData xml:space="preserve">PEVuZE5vdGU+PENpdGU+PEF1dGhvcj5Cb3J0b2xhaWE8L0F1dGhvcj48WWVhcj4yMDIwPC9ZZWFy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</w:fldData>
        </w:fldChar>
      </w:r>
      <w:r w:rsidR="000126EE">
        <w:rPr>
          <w:rFonts w:cstheme="minorHAnsi"/>
          <w:lang w:val="en-GB"/>
        </w:rPr>
        <w:instrText xml:space="preserve"> ADDIN EN.CITE </w:instrText>
      </w:r>
      <w:r w:rsidR="000126EE">
        <w:rPr>
          <w:rFonts w:cstheme="minorHAnsi"/>
          <w:lang w:val="en-GB"/>
        </w:rPr>
        <w:fldChar w:fldCharType="begin">
          <w:fldData xml:space="preserve">PEVuZE5vdGU+PENpdGU+PEF1dGhvcj5Cb3J0b2xhaWE8L0F1dGhvcj48WWVhcj4yMDIwPC9ZZWFy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</w:fldData>
        </w:fldChar>
      </w:r>
      <w:r w:rsidR="000126EE">
        <w:rPr>
          <w:rFonts w:cstheme="minorHAnsi"/>
          <w:lang w:val="en-GB"/>
        </w:rPr>
        <w:instrText xml:space="preserve"> ADDIN EN.CITE.DATA </w:instrText>
      </w:r>
      <w:r w:rsidR="000126EE">
        <w:rPr>
          <w:rFonts w:cstheme="minorHAnsi"/>
          <w:lang w:val="en-GB"/>
        </w:rPr>
      </w:r>
      <w:r w:rsidR="000126EE">
        <w:rPr>
          <w:rFonts w:cstheme="minorHAnsi"/>
          <w:lang w:val="en-GB"/>
        </w:rPr>
        <w:fldChar w:fldCharType="end"/>
      </w:r>
      <w:r w:rsidR="00E5548E" w:rsidRPr="0081397A">
        <w:rPr>
          <w:rFonts w:cstheme="minorHAnsi"/>
          <w:lang w:val="en-GB"/>
        </w:rPr>
      </w:r>
      <w:r w:rsidR="00E5548E" w:rsidRPr="0081397A">
        <w:rPr>
          <w:rFonts w:cstheme="minorHAnsi"/>
          <w:lang w:val="en-GB"/>
        </w:rPr>
        <w:fldChar w:fldCharType="separate"/>
      </w:r>
      <w:r w:rsidR="000126EE">
        <w:rPr>
          <w:rFonts w:cstheme="minorHAnsi"/>
          <w:noProof/>
          <w:lang w:val="en-GB"/>
        </w:rPr>
        <w:t>(18)</w:t>
      </w:r>
      <w:r w:rsidR="00E5548E" w:rsidRPr="0081397A">
        <w:rPr>
          <w:rFonts w:cstheme="minorHAnsi"/>
          <w:lang w:val="en-GB"/>
        </w:rPr>
        <w:fldChar w:fldCharType="end"/>
      </w:r>
      <w:r w:rsidR="00E5548E" w:rsidRPr="0081397A">
        <w:rPr>
          <w:rFonts w:cstheme="minorHAnsi"/>
          <w:lang w:val="en-GB"/>
        </w:rPr>
        <w:t xml:space="preserve">; a threshold of 95% was used for identity and 60% for the minimum length for </w:t>
      </w:r>
      <w:proofErr w:type="spellStart"/>
      <w:r w:rsidR="00E5548E" w:rsidRPr="0081397A">
        <w:rPr>
          <w:rFonts w:cstheme="minorHAnsi"/>
          <w:lang w:val="en-GB"/>
        </w:rPr>
        <w:t>ResFinder</w:t>
      </w:r>
      <w:proofErr w:type="spellEnd"/>
      <w:r w:rsidR="00E5548E" w:rsidRPr="0081397A">
        <w:rPr>
          <w:rFonts w:cstheme="minorHAnsi"/>
          <w:lang w:val="en-GB"/>
        </w:rPr>
        <w:t>);</w:t>
      </w:r>
    </w:p>
    <w:p w14:paraId="07E69666" w14:textId="01DC58EA" w:rsidR="00F766F2" w:rsidRPr="00B7606A" w:rsidRDefault="00F766F2" w:rsidP="00D70F90">
      <w:pPr>
        <w:spacing w:line="360" w:lineRule="auto"/>
        <w:rPr>
          <w:rFonts w:cs="Arial"/>
          <w:i/>
          <w:iCs/>
          <w:lang w:val="en-GB"/>
        </w:rPr>
      </w:pPr>
      <w:r w:rsidRPr="00B7606A">
        <w:rPr>
          <w:rFonts w:cs="Arial"/>
          <w:i/>
          <w:iCs/>
          <w:lang w:val="en-GB"/>
        </w:rPr>
        <w:t>Statistical analysis</w:t>
      </w:r>
    </w:p>
    <w:p w14:paraId="306A0569" w14:textId="77777777" w:rsidR="00354B8B" w:rsidRPr="00B7606A" w:rsidRDefault="00354B8B" w:rsidP="00D70F90">
      <w:pPr>
        <w:spacing w:line="360" w:lineRule="auto"/>
        <w:rPr>
          <w:color w:val="000000"/>
          <w:lang w:val="en-GB"/>
        </w:rPr>
      </w:pPr>
      <w:r w:rsidRPr="00B7606A">
        <w:rPr>
          <w:color w:val="000000"/>
          <w:lang w:val="en-GB"/>
        </w:rPr>
        <w:t>This study was designed as a hypothesis-generating exploratory study, with most results presented descriptively. A Mann-Whitney U test was performed to investigate the difference in the number of PUFs between women with UTI and women with ASB.</w:t>
      </w:r>
    </w:p>
    <w:p w14:paraId="6DCFAAD2" w14:textId="45E4B75B" w:rsidR="00F766F2" w:rsidRPr="0027368E" w:rsidRDefault="00C03AE0" w:rsidP="00D70F90">
      <w:pPr>
        <w:spacing w:before="100" w:beforeAutospacing="1" w:after="100" w:afterAutospacing="1" w:line="360" w:lineRule="auto"/>
        <w:rPr>
          <w:color w:val="000000"/>
          <w:lang w:val="en-US"/>
        </w:rPr>
      </w:pPr>
      <w:r w:rsidRPr="00B7606A">
        <w:rPr>
          <w:rFonts w:cs="Arial"/>
          <w:i/>
          <w:iCs/>
          <w:lang w:val="en-GB"/>
        </w:rPr>
        <w:t>Ethical considerations</w:t>
      </w:r>
      <w:r w:rsidRPr="00B7606A">
        <w:rPr>
          <w:rFonts w:cs="Arial"/>
          <w:lang w:val="en-GB"/>
        </w:rPr>
        <w:br/>
      </w:r>
      <w:r w:rsidR="00354B8B" w:rsidRPr="00B7606A">
        <w:rPr>
          <w:color w:val="000000"/>
          <w:lang w:val="en-GB"/>
        </w:rPr>
        <w:t xml:space="preserve">The original study was approved by the regional medical ethics committee (Leiden, Den Haag, Delft, The Netherlands) and conducted in accordance with the Declaration of Helsinki. Written informed consent was obtained from all participants. All </w:t>
      </w:r>
      <w:r w:rsidR="004B30ED">
        <w:rPr>
          <w:color w:val="000000"/>
          <w:lang w:val="en-GB"/>
        </w:rPr>
        <w:t>participants</w:t>
      </w:r>
      <w:r w:rsidR="004B30ED" w:rsidRPr="00B7606A">
        <w:rPr>
          <w:color w:val="000000"/>
          <w:lang w:val="en-GB"/>
        </w:rPr>
        <w:t xml:space="preserve"> </w:t>
      </w:r>
      <w:r w:rsidR="00354B8B" w:rsidRPr="00B7606A">
        <w:rPr>
          <w:color w:val="000000"/>
          <w:lang w:val="en-GB"/>
        </w:rPr>
        <w:t>included in this secondary analysis provided separate consent for the use of their samples in additional studies.</w:t>
      </w:r>
      <w:r w:rsidR="00464257" w:rsidRPr="00B7606A">
        <w:rPr>
          <w:rFonts w:eastAsia="Times New Roman"/>
          <w:lang w:val="en-GB"/>
        </w:rPr>
        <w:br/>
      </w:r>
    </w:p>
    <w:p w14:paraId="710AC999" w14:textId="6D14C04C" w:rsidR="00B623BA" w:rsidRDefault="00F766F2" w:rsidP="00D70F90">
      <w:pPr>
        <w:spacing w:line="360" w:lineRule="auto"/>
        <w:rPr>
          <w:rFonts w:cs="Arial"/>
          <w:b/>
          <w:bCs/>
          <w:lang w:val="en-GB"/>
        </w:rPr>
      </w:pPr>
      <w:r w:rsidRPr="00D70F90">
        <w:rPr>
          <w:rFonts w:cs="Arial"/>
          <w:b/>
          <w:bCs/>
          <w:lang w:val="en-GB"/>
        </w:rPr>
        <w:t>Results</w:t>
      </w:r>
    </w:p>
    <w:p w14:paraId="1DD4E357" w14:textId="33F36269" w:rsidR="00F654CA" w:rsidRPr="00D70F90" w:rsidRDefault="00F654CA" w:rsidP="00D70F90">
      <w:pPr>
        <w:spacing w:line="360" w:lineRule="auto"/>
        <w:rPr>
          <w:rFonts w:cs="Arial"/>
          <w:bCs/>
          <w:i/>
          <w:lang w:val="en-GB"/>
        </w:rPr>
      </w:pPr>
      <w:r w:rsidRPr="00D70F90">
        <w:rPr>
          <w:rFonts w:cs="Arial"/>
          <w:bCs/>
          <w:i/>
          <w:lang w:val="en-GB"/>
        </w:rPr>
        <w:lastRenderedPageBreak/>
        <w:t>General characteristics of study population</w:t>
      </w:r>
    </w:p>
    <w:p w14:paraId="2CF5A54C" w14:textId="6DEA3F33" w:rsidR="00756172" w:rsidRDefault="00C16480" w:rsidP="00D70F90">
      <w:pPr>
        <w:spacing w:line="360" w:lineRule="auto"/>
        <w:rPr>
          <w:rFonts w:cs="Arial"/>
          <w:lang w:val="en-GB"/>
        </w:rPr>
      </w:pPr>
      <w:r w:rsidRPr="00D70F90">
        <w:rPr>
          <w:rFonts w:cs="Arial"/>
          <w:lang w:val="en-GB"/>
        </w:rPr>
        <w:t>The original cohort</w:t>
      </w:r>
      <w:r w:rsidR="00FF0B4B" w:rsidRPr="00D70F90">
        <w:rPr>
          <w:rFonts w:cs="Arial"/>
          <w:lang w:val="en-GB"/>
        </w:rPr>
        <w:t xml:space="preserve"> included 2</w:t>
      </w:r>
      <w:r w:rsidR="00991855" w:rsidRPr="00D70F90">
        <w:rPr>
          <w:rFonts w:cs="Arial"/>
          <w:lang w:val="en-GB"/>
        </w:rPr>
        <w:t>1</w:t>
      </w:r>
      <w:r w:rsidR="00FF0B4B" w:rsidRPr="00D70F90">
        <w:rPr>
          <w:rFonts w:cs="Arial"/>
          <w:lang w:val="en-GB"/>
        </w:rPr>
        <w:t xml:space="preserve">3 </w:t>
      </w:r>
      <w:r w:rsidR="00FF0B4B" w:rsidRPr="00570714">
        <w:rPr>
          <w:rFonts w:cs="Arial"/>
          <w:lang w:val="en-GB"/>
        </w:rPr>
        <w:t xml:space="preserve">patients, of which </w:t>
      </w:r>
      <w:r w:rsidRPr="00570714">
        <w:rPr>
          <w:rFonts w:cs="Arial"/>
          <w:lang w:val="en-GB"/>
        </w:rPr>
        <w:t xml:space="preserve">46 patients were included in </w:t>
      </w:r>
      <w:r w:rsidR="007707BE" w:rsidRPr="00570714">
        <w:rPr>
          <w:rFonts w:cs="Arial"/>
          <w:lang w:val="en-GB"/>
        </w:rPr>
        <w:t>this study</w:t>
      </w:r>
      <w:r w:rsidRPr="00570714">
        <w:rPr>
          <w:rFonts w:cs="Arial"/>
          <w:lang w:val="en-GB"/>
        </w:rPr>
        <w:t xml:space="preserve">, </w:t>
      </w:r>
      <w:r w:rsidR="000F5C93" w:rsidRPr="00570714">
        <w:rPr>
          <w:rFonts w:cs="Arial"/>
          <w:lang w:val="en-GB"/>
        </w:rPr>
        <w:t xml:space="preserve">31 patients </w:t>
      </w:r>
      <w:r w:rsidR="00EC13A0" w:rsidRPr="00570714">
        <w:rPr>
          <w:rFonts w:cs="Arial"/>
          <w:lang w:val="en-GB"/>
        </w:rPr>
        <w:t>in</w:t>
      </w:r>
      <w:r w:rsidR="000F5C93" w:rsidRPr="00570714">
        <w:rPr>
          <w:rFonts w:cs="Arial"/>
          <w:lang w:val="en-GB"/>
        </w:rPr>
        <w:t xml:space="preserve"> the UTI group</w:t>
      </w:r>
      <w:r w:rsidR="00F654CA" w:rsidRPr="00570714">
        <w:rPr>
          <w:rFonts w:cs="Arial"/>
          <w:lang w:val="en-GB"/>
        </w:rPr>
        <w:t xml:space="preserve"> and </w:t>
      </w:r>
      <w:r w:rsidR="00756172" w:rsidRPr="00570714">
        <w:rPr>
          <w:rFonts w:cs="Arial"/>
          <w:lang w:val="en-GB"/>
        </w:rPr>
        <w:t xml:space="preserve">15 patients </w:t>
      </w:r>
      <w:r w:rsidR="00EC13A0" w:rsidRPr="00570714">
        <w:rPr>
          <w:rFonts w:cs="Arial"/>
          <w:lang w:val="en-GB"/>
        </w:rPr>
        <w:t>in</w:t>
      </w:r>
      <w:r w:rsidR="00756172" w:rsidRPr="00570714">
        <w:rPr>
          <w:rFonts w:cs="Arial"/>
          <w:lang w:val="en-GB"/>
        </w:rPr>
        <w:t xml:space="preserve"> the ASB group</w:t>
      </w:r>
      <w:r w:rsidR="000F5C93" w:rsidRPr="00570714">
        <w:rPr>
          <w:rFonts w:cs="Arial"/>
          <w:lang w:val="en-GB"/>
        </w:rPr>
        <w:t xml:space="preserve">. </w:t>
      </w:r>
      <w:r w:rsidR="00756172" w:rsidRPr="00570714">
        <w:rPr>
          <w:rFonts w:cs="Arial"/>
          <w:lang w:val="en-GB"/>
        </w:rPr>
        <w:t>(</w:t>
      </w:r>
      <w:r w:rsidR="00756172" w:rsidRPr="00570714">
        <w:rPr>
          <w:rFonts w:cs="Arial"/>
          <w:b/>
          <w:bCs/>
          <w:lang w:val="en-GB"/>
        </w:rPr>
        <w:t>Figure 1</w:t>
      </w:r>
      <w:r w:rsidR="00756172" w:rsidRPr="00570714">
        <w:rPr>
          <w:rFonts w:cs="Arial"/>
          <w:lang w:val="en-GB"/>
        </w:rPr>
        <w:t xml:space="preserve">) </w:t>
      </w:r>
      <w:r w:rsidR="00EC13A0" w:rsidRPr="00570714">
        <w:rPr>
          <w:rFonts w:cs="Arial"/>
          <w:lang w:val="en-GB"/>
        </w:rPr>
        <w:t>Among</w:t>
      </w:r>
      <w:r w:rsidR="00D85DF1" w:rsidRPr="00570714">
        <w:rPr>
          <w:rFonts w:cs="Arial"/>
          <w:lang w:val="en-GB"/>
        </w:rPr>
        <w:t xml:space="preserve"> the 31 UTI patients, 4 (12.9%) had fever (</w:t>
      </w:r>
      <w:r w:rsidR="00F654CA" w:rsidRPr="00570714">
        <w:rPr>
          <w:rFonts w:cs="Arial"/>
          <w:lang w:val="en-GB"/>
        </w:rPr>
        <w:t xml:space="preserve">T </w:t>
      </w:r>
      <w:r w:rsidR="00F654CA" w:rsidRPr="00570714">
        <w:rPr>
          <w:rFonts w:cs="Arial"/>
          <w:lang w:val="en-GB"/>
        </w:rPr>
        <w:sym w:font="Symbol" w:char="F0B3"/>
      </w:r>
      <w:r w:rsidR="00F654CA" w:rsidRPr="00570714">
        <w:rPr>
          <w:rFonts w:cs="Arial"/>
          <w:lang w:val="en-GB"/>
        </w:rPr>
        <w:t xml:space="preserve"> 38</w:t>
      </w:r>
      <w:r w:rsidR="00F654CA" w:rsidRPr="00570714">
        <w:rPr>
          <w:rFonts w:cs="Arial"/>
          <w:lang w:val="en-GB"/>
        </w:rPr>
        <w:sym w:font="Symbol" w:char="F0B0"/>
      </w:r>
      <w:r w:rsidR="00F654CA" w:rsidRPr="00570714">
        <w:rPr>
          <w:rFonts w:cs="Arial"/>
          <w:lang w:val="en-GB"/>
        </w:rPr>
        <w:t>C</w:t>
      </w:r>
      <w:r w:rsidR="00D85DF1" w:rsidRPr="00570714">
        <w:rPr>
          <w:rFonts w:cs="Arial"/>
          <w:lang w:val="en-GB"/>
        </w:rPr>
        <w:t xml:space="preserve">) at the </w:t>
      </w:r>
      <w:r w:rsidR="00EC13A0" w:rsidRPr="00570714">
        <w:rPr>
          <w:rFonts w:cs="Arial"/>
          <w:lang w:val="en-GB"/>
        </w:rPr>
        <w:t>time</w:t>
      </w:r>
      <w:r w:rsidR="00D85DF1" w:rsidRPr="00570714">
        <w:rPr>
          <w:rFonts w:cs="Arial"/>
          <w:lang w:val="en-GB"/>
        </w:rPr>
        <w:t xml:space="preserve"> of diagnosis. </w:t>
      </w:r>
      <w:r w:rsidR="00756172" w:rsidRPr="00570714">
        <w:rPr>
          <w:rFonts w:cs="Arial"/>
          <w:lang w:val="en-GB"/>
        </w:rPr>
        <w:t>All but one ASB</w:t>
      </w:r>
      <w:r w:rsidR="00756172" w:rsidRPr="00D70F90">
        <w:rPr>
          <w:rFonts w:cs="Arial"/>
          <w:lang w:val="en-GB"/>
        </w:rPr>
        <w:t xml:space="preserve"> patient had colony counts </w:t>
      </w:r>
      <w:r w:rsidR="00756172" w:rsidRPr="00D70F90">
        <w:rPr>
          <w:rFonts w:cs="Arial"/>
          <w:lang w:val="en-GB"/>
        </w:rPr>
        <w:sym w:font="Symbol" w:char="F0B3"/>
      </w:r>
      <w:r w:rsidR="00756172" w:rsidRPr="00D70F90">
        <w:rPr>
          <w:rFonts w:cs="Arial"/>
          <w:lang w:val="en-GB"/>
        </w:rPr>
        <w:t>10</w:t>
      </w:r>
      <w:r w:rsidR="00756172" w:rsidRPr="00D70F90">
        <w:rPr>
          <w:rFonts w:cs="Arial"/>
          <w:vertAlign w:val="superscript"/>
          <w:lang w:val="en-GB"/>
        </w:rPr>
        <w:t>5</w:t>
      </w:r>
      <w:r w:rsidR="00756172" w:rsidRPr="00D70F90">
        <w:rPr>
          <w:rFonts w:cs="Arial"/>
          <w:lang w:val="en-GB"/>
        </w:rPr>
        <w:t xml:space="preserve"> CFU/mL in both samples</w:t>
      </w:r>
      <w:r w:rsidR="00912830">
        <w:rPr>
          <w:rFonts w:cs="Arial"/>
          <w:lang w:val="en-GB"/>
        </w:rPr>
        <w:t xml:space="preserve">. </w:t>
      </w:r>
      <w:r w:rsidR="00285081">
        <w:rPr>
          <w:rFonts w:cs="Arial"/>
          <w:lang w:val="en-GB"/>
        </w:rPr>
        <w:t xml:space="preserve">In </w:t>
      </w:r>
      <w:r w:rsidR="005E386D">
        <w:rPr>
          <w:rFonts w:cs="Arial"/>
          <w:lang w:val="en-GB"/>
        </w:rPr>
        <w:t>2 ASB patients</w:t>
      </w:r>
      <w:r w:rsidR="00912830">
        <w:rPr>
          <w:rFonts w:cs="Arial"/>
          <w:lang w:val="en-GB"/>
        </w:rPr>
        <w:t>,</w:t>
      </w:r>
      <w:r w:rsidR="005E386D">
        <w:rPr>
          <w:rFonts w:cs="Arial"/>
          <w:lang w:val="en-GB"/>
        </w:rPr>
        <w:t xml:space="preserve"> </w:t>
      </w:r>
      <w:r w:rsidR="000F31CB" w:rsidRPr="00D70F90">
        <w:rPr>
          <w:rFonts w:cs="Arial"/>
          <w:lang w:val="en-GB"/>
        </w:rPr>
        <w:t>3</w:t>
      </w:r>
      <w:r w:rsidR="00756172" w:rsidRPr="00D70F90">
        <w:rPr>
          <w:rFonts w:cs="Arial"/>
          <w:lang w:val="en-GB"/>
        </w:rPr>
        <w:t xml:space="preserve"> samples were collected</w:t>
      </w:r>
      <w:r w:rsidR="00EC13A0">
        <w:rPr>
          <w:rFonts w:cs="Arial"/>
          <w:lang w:val="en-GB"/>
        </w:rPr>
        <w:t xml:space="preserve"> instead of 2 samples</w:t>
      </w:r>
      <w:r w:rsidR="0027368E">
        <w:rPr>
          <w:rFonts w:cs="Arial"/>
          <w:lang w:val="en-GB"/>
        </w:rPr>
        <w:t xml:space="preserve">, all </w:t>
      </w:r>
      <w:r w:rsidR="00285081">
        <w:rPr>
          <w:rFonts w:cs="Arial"/>
          <w:lang w:val="en-GB"/>
        </w:rPr>
        <w:t xml:space="preserve">samples </w:t>
      </w:r>
      <w:r w:rsidR="0027368E">
        <w:rPr>
          <w:rFonts w:cs="Arial"/>
          <w:lang w:val="en-GB"/>
        </w:rPr>
        <w:t xml:space="preserve">were </w:t>
      </w:r>
      <w:r w:rsidR="00912830">
        <w:rPr>
          <w:rFonts w:cs="Arial"/>
          <w:lang w:val="en-GB"/>
        </w:rPr>
        <w:t>analysed</w:t>
      </w:r>
      <w:r w:rsidR="00756172" w:rsidRPr="00D70F90">
        <w:rPr>
          <w:rFonts w:cs="Arial"/>
          <w:lang w:val="en-GB"/>
        </w:rPr>
        <w:t>.</w:t>
      </w:r>
      <w:r w:rsidR="00B0510A">
        <w:rPr>
          <w:rFonts w:cs="Arial"/>
          <w:lang w:val="en-GB"/>
        </w:rPr>
        <w:t xml:space="preserve"> The ASB</w:t>
      </w:r>
      <w:r w:rsidR="00756172" w:rsidRPr="00D70F90">
        <w:rPr>
          <w:rFonts w:cs="Arial"/>
          <w:lang w:val="en-GB"/>
        </w:rPr>
        <w:t xml:space="preserve"> </w:t>
      </w:r>
      <w:r w:rsidR="00EC13A0">
        <w:rPr>
          <w:rFonts w:cs="Arial"/>
          <w:lang w:val="en-GB"/>
        </w:rPr>
        <w:t xml:space="preserve">patients </w:t>
      </w:r>
      <w:r w:rsidR="00756172" w:rsidRPr="00D70F90">
        <w:rPr>
          <w:rFonts w:cs="Arial"/>
          <w:lang w:val="en-GB"/>
        </w:rPr>
        <w:t xml:space="preserve">were </w:t>
      </w:r>
      <w:r w:rsidR="00EC13A0">
        <w:rPr>
          <w:rFonts w:cs="Arial"/>
          <w:lang w:val="en-GB"/>
        </w:rPr>
        <w:t>generally</w:t>
      </w:r>
      <w:r w:rsidR="00756172" w:rsidRPr="00D70F90">
        <w:rPr>
          <w:rFonts w:cs="Arial"/>
          <w:lang w:val="en-GB"/>
        </w:rPr>
        <w:t xml:space="preserve"> older (</w:t>
      </w:r>
      <w:commentRangeStart w:id="15"/>
      <w:commentRangeStart w:id="16"/>
      <w:commentRangeStart w:id="17"/>
      <w:r w:rsidR="00756172" w:rsidRPr="00D70F90">
        <w:rPr>
          <w:rFonts w:cs="Arial"/>
          <w:lang w:val="en-GB"/>
        </w:rPr>
        <w:t>20% 65-74, 33.3% 75-84 and 46.7% &gt;84 years</w:t>
      </w:r>
      <w:commentRangeEnd w:id="15"/>
      <w:r w:rsidR="00285081">
        <w:rPr>
          <w:rStyle w:val="CommentReference"/>
        </w:rPr>
        <w:commentReference w:id="15"/>
      </w:r>
      <w:commentRangeEnd w:id="16"/>
      <w:r w:rsidR="00EC3594">
        <w:rPr>
          <w:rStyle w:val="CommentReference"/>
        </w:rPr>
        <w:commentReference w:id="16"/>
      </w:r>
      <w:commentRangeEnd w:id="17"/>
      <w:r w:rsidR="009C1419">
        <w:rPr>
          <w:rStyle w:val="CommentReference"/>
        </w:rPr>
        <w:commentReference w:id="17"/>
      </w:r>
      <w:r w:rsidR="00756172" w:rsidRPr="00D70F90">
        <w:rPr>
          <w:rFonts w:cs="Arial"/>
          <w:lang w:val="en-GB"/>
        </w:rPr>
        <w:t xml:space="preserve">) and more </w:t>
      </w:r>
      <w:r w:rsidR="00B0510A">
        <w:rPr>
          <w:rFonts w:cs="Arial"/>
          <w:lang w:val="en-GB"/>
        </w:rPr>
        <w:t>frequently</w:t>
      </w:r>
      <w:r w:rsidR="00756172" w:rsidRPr="00D70F90">
        <w:rPr>
          <w:rFonts w:cs="Arial"/>
          <w:lang w:val="en-GB"/>
        </w:rPr>
        <w:t xml:space="preserve"> residing in </w:t>
      </w:r>
      <w:r w:rsidR="007167C1">
        <w:rPr>
          <w:rFonts w:cs="Arial"/>
          <w:lang w:val="en-GB"/>
        </w:rPr>
        <w:t>LTCF</w:t>
      </w:r>
      <w:r w:rsidR="0027368E">
        <w:rPr>
          <w:rFonts w:cs="Arial"/>
          <w:lang w:val="en-GB"/>
        </w:rPr>
        <w:t>s</w:t>
      </w:r>
      <w:r w:rsidR="007167C1">
        <w:rPr>
          <w:rFonts w:cs="Arial"/>
          <w:lang w:val="en-GB"/>
        </w:rPr>
        <w:t xml:space="preserve"> </w:t>
      </w:r>
      <w:r w:rsidR="00B0510A">
        <w:rPr>
          <w:rFonts w:cs="Arial"/>
          <w:lang w:val="en-GB"/>
        </w:rPr>
        <w:t>(53.3%) compared to</w:t>
      </w:r>
      <w:r w:rsidR="00756172" w:rsidRPr="00D70F90">
        <w:rPr>
          <w:rFonts w:cs="Arial"/>
          <w:lang w:val="en-GB"/>
        </w:rPr>
        <w:t xml:space="preserve"> the </w:t>
      </w:r>
      <w:r w:rsidR="00B0510A">
        <w:rPr>
          <w:rFonts w:cs="Arial"/>
          <w:lang w:val="en-GB"/>
        </w:rPr>
        <w:t>UTI patients</w:t>
      </w:r>
      <w:r w:rsidR="00756172" w:rsidRPr="00D70F90">
        <w:rPr>
          <w:rFonts w:cs="Arial"/>
          <w:lang w:val="en-GB"/>
        </w:rPr>
        <w:t xml:space="preserve"> (41.9% 65-74, 45.2% 75-84 and 12.4% &gt;84 years; 12.9% admitted to </w:t>
      </w:r>
      <w:r w:rsidR="007167C1">
        <w:rPr>
          <w:rFonts w:cs="Arial"/>
          <w:lang w:val="en-GB"/>
        </w:rPr>
        <w:t>LTCF</w:t>
      </w:r>
      <w:r w:rsidR="00756172" w:rsidRPr="00D70F90">
        <w:rPr>
          <w:rFonts w:cs="Arial"/>
          <w:lang w:val="en-GB"/>
        </w:rPr>
        <w:t xml:space="preserve">). </w:t>
      </w:r>
    </w:p>
    <w:p w14:paraId="46D99BFF" w14:textId="77777777" w:rsidR="00A308C0" w:rsidRPr="00D70F90" w:rsidRDefault="00A308C0" w:rsidP="00A308C0">
      <w:pPr>
        <w:spacing w:line="360" w:lineRule="auto"/>
        <w:rPr>
          <w:rFonts w:cs="Arial"/>
          <w:i/>
          <w:lang w:val="en-GB"/>
        </w:rPr>
      </w:pPr>
      <w:r w:rsidRPr="00D70F90">
        <w:rPr>
          <w:rFonts w:cs="Arial"/>
          <w:i/>
          <w:lang w:val="en-GB"/>
        </w:rPr>
        <w:t>Genetic characterization of isolates</w:t>
      </w:r>
    </w:p>
    <w:p w14:paraId="2542615A" w14:textId="22D5DBF9" w:rsidR="00A308C0" w:rsidRPr="00B7606A" w:rsidRDefault="00A308C0" w:rsidP="00A308C0">
      <w:pPr>
        <w:spacing w:line="360" w:lineRule="auto"/>
        <w:rPr>
          <w:rFonts w:cs="Arial"/>
          <w:lang w:val="en-GB"/>
        </w:rPr>
      </w:pPr>
      <w:r w:rsidRPr="00B7606A">
        <w:rPr>
          <w:rFonts w:cs="Arial"/>
          <w:lang w:val="en-GB"/>
        </w:rPr>
        <w:t xml:space="preserve">The </w:t>
      </w:r>
      <w:r>
        <w:rPr>
          <w:rFonts w:cs="Arial"/>
          <w:lang w:val="en-GB"/>
        </w:rPr>
        <w:t>46 sequenced</w:t>
      </w:r>
      <w:r w:rsidRPr="00B7606A">
        <w:rPr>
          <w:rFonts w:cs="Arial"/>
          <w:lang w:val="en-GB"/>
        </w:rPr>
        <w:t xml:space="preserve"> </w:t>
      </w:r>
      <w:r w:rsidRPr="00B7606A">
        <w:rPr>
          <w:rFonts w:cs="Arial"/>
          <w:i/>
          <w:lang w:val="en-GB"/>
        </w:rPr>
        <w:t>E.coli</w:t>
      </w:r>
      <w:r w:rsidRPr="00B7606A">
        <w:rPr>
          <w:rFonts w:cs="Arial"/>
          <w:lang w:val="en-GB"/>
        </w:rPr>
        <w:t xml:space="preserve"> isolates</w:t>
      </w:r>
      <w:r>
        <w:rPr>
          <w:rFonts w:cs="Arial"/>
          <w:lang w:val="en-GB"/>
        </w:rPr>
        <w:t xml:space="preserve"> (31 from UTI group and 15 (included only once in this analysis, because isolates from second sample were </w:t>
      </w:r>
      <w:commentRangeStart w:id="18"/>
      <w:r>
        <w:rPr>
          <w:rFonts w:cs="Arial"/>
          <w:lang w:val="en-GB"/>
        </w:rPr>
        <w:t>genetically similar</w:t>
      </w:r>
      <w:commentRangeEnd w:id="18"/>
      <w:r w:rsidR="0010726F">
        <w:rPr>
          <w:rStyle w:val="CommentReference"/>
        </w:rPr>
        <w:commentReference w:id="18"/>
      </w:r>
      <w:r>
        <w:rPr>
          <w:rFonts w:cs="Arial"/>
          <w:lang w:val="en-GB"/>
        </w:rPr>
        <w:t>) from the ASB group)</w:t>
      </w:r>
      <w:r w:rsidRPr="00B7606A">
        <w:rPr>
          <w:rFonts w:cs="Arial"/>
          <w:lang w:val="en-GB"/>
        </w:rPr>
        <w:t xml:space="preserve"> belonged to 29 different sequence types (ST), with ST69, ST73 and ST141 being the most common. ST141 was more prevalent in UTI patients than in ASB patients</w:t>
      </w:r>
      <w:r>
        <w:rPr>
          <w:rFonts w:cs="Arial"/>
          <w:lang w:val="en-GB"/>
        </w:rPr>
        <w:t xml:space="preserve"> (4 (12.9%) vs 0 (0%)).</w:t>
      </w:r>
      <w:r w:rsidRPr="00B7606A">
        <w:rPr>
          <w:rFonts w:cs="Arial"/>
          <w:lang w:val="en-GB"/>
        </w:rPr>
        <w:t xml:space="preserve"> (</w:t>
      </w:r>
      <w:r w:rsidRPr="00B7606A">
        <w:rPr>
          <w:rFonts w:cs="Arial"/>
          <w:b/>
          <w:lang w:val="en-GB"/>
        </w:rPr>
        <w:t>Supplementary table 1</w:t>
      </w:r>
      <w:r w:rsidRPr="00B7606A">
        <w:rPr>
          <w:rFonts w:cs="Arial"/>
          <w:lang w:val="en-GB"/>
        </w:rPr>
        <w:t xml:space="preserve">). </w:t>
      </w:r>
      <w:proofErr w:type="spellStart"/>
      <w:r>
        <w:rPr>
          <w:rFonts w:cs="Arial"/>
          <w:lang w:val="en-GB"/>
        </w:rPr>
        <w:t>Phylotyping</w:t>
      </w:r>
      <w:proofErr w:type="spellEnd"/>
      <w:r>
        <w:rPr>
          <w:rFonts w:cs="Arial"/>
          <w:lang w:val="en-GB"/>
        </w:rPr>
        <w:t xml:space="preserve"> revealed that </w:t>
      </w:r>
      <w:r w:rsidRPr="00B7606A">
        <w:rPr>
          <w:rFonts w:cs="Arial"/>
          <w:lang w:val="en-GB"/>
        </w:rPr>
        <w:t xml:space="preserve">Clermont </w:t>
      </w:r>
      <w:commentRangeStart w:id="19"/>
      <w:r w:rsidRPr="00B7606A">
        <w:rPr>
          <w:rFonts w:cs="Arial"/>
          <w:lang w:val="en-GB"/>
        </w:rPr>
        <w:t>phylotype</w:t>
      </w:r>
      <w:commentRangeEnd w:id="19"/>
      <w:r w:rsidR="0010726F">
        <w:rPr>
          <w:rStyle w:val="CommentReference"/>
        </w:rPr>
        <w:commentReference w:id="19"/>
      </w:r>
      <w:r w:rsidRPr="00B7606A">
        <w:rPr>
          <w:rFonts w:cs="Arial"/>
          <w:lang w:val="en-GB"/>
        </w:rPr>
        <w:t xml:space="preserve"> B2 was</w:t>
      </w:r>
      <w:r>
        <w:rPr>
          <w:rFonts w:cs="Arial"/>
          <w:lang w:val="en-GB"/>
        </w:rPr>
        <w:t xml:space="preserve"> the</w:t>
      </w:r>
      <w:r w:rsidRPr="00B7606A">
        <w:rPr>
          <w:rFonts w:cs="Arial"/>
          <w:lang w:val="en-GB"/>
        </w:rPr>
        <w:t xml:space="preserve"> most common </w:t>
      </w:r>
      <w:r>
        <w:rPr>
          <w:rFonts w:cs="Arial"/>
          <w:lang w:val="en-GB"/>
        </w:rPr>
        <w:t xml:space="preserve">phylotype </w:t>
      </w:r>
      <w:r w:rsidRPr="00B7606A">
        <w:rPr>
          <w:rFonts w:cs="Arial"/>
          <w:lang w:val="en-GB"/>
        </w:rPr>
        <w:t>in both the UTI (17/31; 54.8%) and the ASB (10/15; 66.7%) groups</w:t>
      </w:r>
      <w:r>
        <w:rPr>
          <w:rFonts w:cs="Arial"/>
          <w:lang w:val="en-GB"/>
        </w:rPr>
        <w:t xml:space="preserve">, followed by Clermont phylotype D in both groups </w:t>
      </w:r>
      <w:r w:rsidRPr="00B7606A">
        <w:rPr>
          <w:rFonts w:cs="Arial"/>
          <w:lang w:val="en-GB"/>
        </w:rPr>
        <w:t>(</w:t>
      </w:r>
      <w:r w:rsidRPr="00B7606A">
        <w:rPr>
          <w:rFonts w:cs="Arial"/>
          <w:b/>
          <w:bCs/>
          <w:lang w:val="en-GB"/>
        </w:rPr>
        <w:t>Figure 2</w:t>
      </w:r>
      <w:r w:rsidRPr="00B7606A">
        <w:rPr>
          <w:rFonts w:cs="Arial"/>
          <w:lang w:val="en-GB"/>
        </w:rPr>
        <w:t xml:space="preserve">). </w:t>
      </w:r>
      <w:r>
        <w:rPr>
          <w:rFonts w:cs="Arial"/>
          <w:lang w:val="en-GB"/>
        </w:rPr>
        <w:t xml:space="preserve">Furthermore, </w:t>
      </w:r>
      <w:r>
        <w:rPr>
          <w:rStyle w:val="CommentReference"/>
          <w:sz w:val="22"/>
          <w:szCs w:val="22"/>
          <w:lang w:val="en-GB"/>
        </w:rPr>
        <w:t>w</w:t>
      </w:r>
      <w:r w:rsidRPr="00B7606A">
        <w:rPr>
          <w:rStyle w:val="CommentReference"/>
          <w:sz w:val="22"/>
          <w:szCs w:val="22"/>
          <w:lang w:val="en-GB"/>
        </w:rPr>
        <w:t>e</w:t>
      </w:r>
      <w:r w:rsidRPr="00B7606A">
        <w:rPr>
          <w:rFonts w:cs="Arial"/>
          <w:lang w:val="en-GB"/>
        </w:rPr>
        <w:t xml:space="preserve"> investigated the presence of 31 previously described PUFs (</w:t>
      </w:r>
      <w:r w:rsidRPr="00B7606A">
        <w:rPr>
          <w:rFonts w:cs="Arial"/>
          <w:b/>
          <w:lang w:val="en-GB"/>
        </w:rPr>
        <w:t>Table 1</w:t>
      </w:r>
      <w:r w:rsidRPr="00B7606A">
        <w:rPr>
          <w:rFonts w:cs="Arial"/>
          <w:lang w:val="en-GB"/>
        </w:rPr>
        <w:t xml:space="preserve">). </w:t>
      </w:r>
      <w:r w:rsidRPr="00B7606A">
        <w:rPr>
          <w:rFonts w:cs="Arial"/>
          <w:lang w:val="en-GB"/>
        </w:rPr>
        <w:fldChar w:fldCharType="begin">
          <w:fldData xml:space="preserve">PEVuZE5vdGU+PENpdGU+PEF1dGhvcj5TY2hyZWliZXI8L0F1dGhvcj48WWVhcj4yMDE3PC9ZZWFy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</w:fldData>
        </w:fldChar>
      </w:r>
      <w:r>
        <w:rPr>
          <w:rFonts w:cs="Arial"/>
          <w:lang w:val="en-GB"/>
        </w:rPr>
        <w:instrText xml:space="preserve"> ADDIN EN.CITE </w:instrText>
      </w:r>
      <w:r>
        <w:rPr>
          <w:rFonts w:cs="Arial"/>
          <w:lang w:val="en-GB"/>
        </w:rPr>
        <w:fldChar w:fldCharType="begin">
          <w:fldData xml:space="preserve">PEVuZE5vdGU+PENpdGU+PEF1dGhvcj5TY2hyZWliZXI8L0F1dGhvcj48WWVhcj4yMDE3PC9ZZWFy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</w:fldData>
        </w:fldChar>
      </w:r>
      <w:r>
        <w:rPr>
          <w:rFonts w:cs="Arial"/>
          <w:lang w:val="en-GB"/>
        </w:rPr>
        <w:instrText xml:space="preserve"> ADDIN EN.CITE.DATA </w:instrText>
      </w:r>
      <w:r>
        <w:rPr>
          <w:rFonts w:cs="Arial"/>
          <w:lang w:val="en-GB"/>
        </w:rPr>
      </w:r>
      <w:r>
        <w:rPr>
          <w:rFonts w:cs="Arial"/>
          <w:lang w:val="en-GB"/>
        </w:rPr>
        <w:fldChar w:fldCharType="end"/>
      </w:r>
      <w:r w:rsidRPr="00B7606A">
        <w:rPr>
          <w:rFonts w:cs="Arial"/>
          <w:lang w:val="en-GB"/>
        </w:rPr>
      </w:r>
      <w:r w:rsidRPr="00B7606A">
        <w:rPr>
          <w:rFonts w:cs="Arial"/>
          <w:lang w:val="en-GB"/>
        </w:rPr>
        <w:fldChar w:fldCharType="separate"/>
      </w:r>
      <w:r>
        <w:rPr>
          <w:rFonts w:cs="Arial"/>
          <w:noProof/>
          <w:lang w:val="en-GB"/>
        </w:rPr>
        <w:t>(10)</w:t>
      </w:r>
      <w:r w:rsidRPr="00B7606A">
        <w:rPr>
          <w:rFonts w:cs="Arial"/>
          <w:lang w:val="en-GB"/>
        </w:rPr>
        <w:fldChar w:fldCharType="end"/>
      </w:r>
      <w:r w:rsidRPr="00B7606A">
        <w:rPr>
          <w:rFonts w:cs="Arial"/>
          <w:lang w:val="en-GB"/>
        </w:rPr>
        <w:t xml:space="preserve"> The PUFs </w:t>
      </w:r>
      <w:proofErr w:type="spellStart"/>
      <w:r w:rsidRPr="00757308">
        <w:rPr>
          <w:rFonts w:cs="Arial"/>
          <w:i/>
          <w:iCs/>
          <w:lang w:val="en-GB"/>
        </w:rPr>
        <w:t>feoB</w:t>
      </w:r>
      <w:proofErr w:type="spellEnd"/>
      <w:r w:rsidRPr="00B7606A">
        <w:rPr>
          <w:rFonts w:cs="Arial"/>
          <w:lang w:val="en-GB"/>
        </w:rPr>
        <w:t xml:space="preserve"> and </w:t>
      </w:r>
      <w:proofErr w:type="spellStart"/>
      <w:r w:rsidRPr="00757308">
        <w:rPr>
          <w:rFonts w:cs="Arial"/>
          <w:i/>
          <w:iCs/>
          <w:lang w:val="en-GB"/>
        </w:rPr>
        <w:t>fimH</w:t>
      </w:r>
      <w:proofErr w:type="spellEnd"/>
      <w:r w:rsidRPr="00B7606A">
        <w:rPr>
          <w:rFonts w:cs="Arial"/>
          <w:lang w:val="en-GB"/>
        </w:rPr>
        <w:t xml:space="preserve"> were present in all </w:t>
      </w:r>
      <w:r w:rsidRPr="00757308">
        <w:rPr>
          <w:rFonts w:cs="Arial"/>
          <w:i/>
          <w:iCs/>
          <w:lang w:val="en-GB"/>
        </w:rPr>
        <w:t>E.</w:t>
      </w:r>
      <w:r>
        <w:rPr>
          <w:rFonts w:cs="Arial"/>
          <w:i/>
          <w:iCs/>
          <w:lang w:val="en-GB"/>
        </w:rPr>
        <w:t xml:space="preserve"> </w:t>
      </w:r>
      <w:r w:rsidRPr="00757308">
        <w:rPr>
          <w:rFonts w:cs="Arial"/>
          <w:i/>
          <w:iCs/>
          <w:lang w:val="en-GB"/>
        </w:rPr>
        <w:t>coli</w:t>
      </w:r>
      <w:r>
        <w:rPr>
          <w:rFonts w:cs="Arial"/>
          <w:lang w:val="en-GB"/>
        </w:rPr>
        <w:t xml:space="preserve"> isolates</w:t>
      </w:r>
      <w:r w:rsidRPr="00B7606A">
        <w:rPr>
          <w:rFonts w:cs="Arial"/>
          <w:lang w:val="en-GB"/>
        </w:rPr>
        <w:t xml:space="preserve">, </w:t>
      </w:r>
      <w:r>
        <w:rPr>
          <w:rFonts w:cs="Arial"/>
          <w:lang w:val="en-GB"/>
        </w:rPr>
        <w:t>the PUFs</w:t>
      </w:r>
      <w:r w:rsidRPr="00B7606A">
        <w:rPr>
          <w:rFonts w:cs="Arial"/>
          <w:lang w:val="en-GB"/>
        </w:rPr>
        <w:t xml:space="preserve"> </w:t>
      </w:r>
      <w:proofErr w:type="spellStart"/>
      <w:r w:rsidRPr="00757308">
        <w:rPr>
          <w:rFonts w:cs="Arial"/>
          <w:i/>
          <w:iCs/>
          <w:lang w:val="en-GB"/>
        </w:rPr>
        <w:t>ompT</w:t>
      </w:r>
      <w:proofErr w:type="spellEnd"/>
      <w:r w:rsidRPr="00B7606A">
        <w:rPr>
          <w:rFonts w:cs="Arial"/>
          <w:lang w:val="en-GB"/>
        </w:rPr>
        <w:t xml:space="preserve">, </w:t>
      </w:r>
      <w:proofErr w:type="spellStart"/>
      <w:r w:rsidRPr="00757308">
        <w:rPr>
          <w:rFonts w:cs="Arial"/>
          <w:i/>
          <w:iCs/>
          <w:lang w:val="en-GB"/>
        </w:rPr>
        <w:t>sitA</w:t>
      </w:r>
      <w:proofErr w:type="spellEnd"/>
      <w:r w:rsidRPr="00B7606A">
        <w:rPr>
          <w:rFonts w:cs="Arial"/>
          <w:lang w:val="en-GB"/>
        </w:rPr>
        <w:t xml:space="preserve">, </w:t>
      </w:r>
      <w:proofErr w:type="spellStart"/>
      <w:r w:rsidRPr="00757308">
        <w:rPr>
          <w:rFonts w:cs="Arial"/>
          <w:i/>
          <w:iCs/>
          <w:lang w:val="en-GB"/>
        </w:rPr>
        <w:t>chiuA</w:t>
      </w:r>
      <w:proofErr w:type="spellEnd"/>
      <w:r w:rsidRPr="00B7606A">
        <w:rPr>
          <w:rFonts w:cs="Arial"/>
          <w:lang w:val="en-GB"/>
        </w:rPr>
        <w:t xml:space="preserve">, </w:t>
      </w:r>
      <w:proofErr w:type="spellStart"/>
      <w:r w:rsidRPr="00757308">
        <w:rPr>
          <w:rFonts w:cs="Arial"/>
          <w:i/>
          <w:iCs/>
          <w:lang w:val="en-GB"/>
        </w:rPr>
        <w:t>fyuA</w:t>
      </w:r>
      <w:proofErr w:type="spellEnd"/>
      <w:r w:rsidRPr="00B7606A">
        <w:rPr>
          <w:rFonts w:cs="Arial"/>
          <w:lang w:val="en-GB"/>
        </w:rPr>
        <w:t xml:space="preserve"> and </w:t>
      </w:r>
      <w:r w:rsidRPr="00757308">
        <w:rPr>
          <w:rFonts w:cs="Arial"/>
          <w:i/>
          <w:iCs/>
          <w:lang w:val="en-GB"/>
        </w:rPr>
        <w:t>irp2</w:t>
      </w:r>
      <w:r w:rsidRPr="00B7606A">
        <w:rPr>
          <w:rFonts w:cs="Arial"/>
          <w:lang w:val="en-GB"/>
        </w:rPr>
        <w:t xml:space="preserve"> were also very common</w:t>
      </w:r>
      <w:r>
        <w:rPr>
          <w:rFonts w:cs="Arial"/>
          <w:lang w:val="en-GB"/>
        </w:rPr>
        <w:t xml:space="preserve"> (</w:t>
      </w:r>
      <w:r>
        <w:rPr>
          <w:rFonts w:cstheme="minorHAnsi"/>
          <w:lang w:val="en-GB"/>
        </w:rPr>
        <w:t>≥</w:t>
      </w:r>
      <w:r>
        <w:rPr>
          <w:rFonts w:cs="Arial"/>
          <w:lang w:val="en-GB"/>
        </w:rPr>
        <w:t xml:space="preserve"> 70% of isolates in each group)</w:t>
      </w:r>
      <w:r w:rsidRPr="00B7606A">
        <w:rPr>
          <w:rFonts w:cs="Arial"/>
          <w:lang w:val="en-GB"/>
        </w:rPr>
        <w:t xml:space="preserve">. Some PUFs (e.g. </w:t>
      </w:r>
      <w:r w:rsidRPr="00757308">
        <w:rPr>
          <w:rFonts w:cs="Arial"/>
          <w:i/>
          <w:iCs/>
          <w:lang w:val="en-GB"/>
        </w:rPr>
        <w:t xml:space="preserve">cnf1, </w:t>
      </w:r>
      <w:proofErr w:type="spellStart"/>
      <w:r w:rsidRPr="00757308">
        <w:rPr>
          <w:rFonts w:cs="Arial"/>
          <w:i/>
          <w:iCs/>
          <w:lang w:val="en-GB"/>
        </w:rPr>
        <w:t>hek</w:t>
      </w:r>
      <w:proofErr w:type="spellEnd"/>
      <w:r w:rsidRPr="00757308">
        <w:rPr>
          <w:rFonts w:cs="Arial"/>
          <w:i/>
          <w:iCs/>
          <w:lang w:val="en-GB"/>
        </w:rPr>
        <w:t xml:space="preserve">, </w:t>
      </w:r>
      <w:proofErr w:type="spellStart"/>
      <w:r w:rsidRPr="00757308">
        <w:rPr>
          <w:rFonts w:cs="Arial"/>
          <w:i/>
          <w:iCs/>
          <w:lang w:val="en-GB"/>
        </w:rPr>
        <w:t>hlyA</w:t>
      </w:r>
      <w:proofErr w:type="spellEnd"/>
      <w:r w:rsidRPr="00757308">
        <w:rPr>
          <w:rFonts w:cs="Arial"/>
          <w:i/>
          <w:iCs/>
          <w:lang w:val="en-GB"/>
        </w:rPr>
        <w:t xml:space="preserve">, </w:t>
      </w:r>
      <w:proofErr w:type="spellStart"/>
      <w:r w:rsidRPr="00757308">
        <w:rPr>
          <w:rFonts w:cs="Arial"/>
          <w:i/>
          <w:iCs/>
          <w:lang w:val="en-GB"/>
        </w:rPr>
        <w:t>iroN</w:t>
      </w:r>
      <w:proofErr w:type="spellEnd"/>
      <w:r w:rsidRPr="00B7606A">
        <w:rPr>
          <w:rFonts w:cs="Arial"/>
          <w:lang w:val="en-GB"/>
        </w:rPr>
        <w:t xml:space="preserve"> and </w:t>
      </w:r>
      <w:proofErr w:type="spellStart"/>
      <w:r>
        <w:rPr>
          <w:rFonts w:cs="Arial"/>
          <w:i/>
          <w:iCs/>
          <w:lang w:val="en-GB"/>
        </w:rPr>
        <w:t>s</w:t>
      </w:r>
      <w:r w:rsidRPr="00757308">
        <w:rPr>
          <w:rFonts w:cs="Arial"/>
          <w:i/>
          <w:iCs/>
          <w:lang w:val="en-GB"/>
        </w:rPr>
        <w:t>faH</w:t>
      </w:r>
      <w:proofErr w:type="spellEnd"/>
      <w:r w:rsidRPr="00B7606A">
        <w:rPr>
          <w:rFonts w:cs="Arial"/>
          <w:lang w:val="en-GB"/>
        </w:rPr>
        <w:t xml:space="preserve">) were more prevalent in UTI isolates, whereas others (e.g. </w:t>
      </w:r>
      <w:proofErr w:type="spellStart"/>
      <w:r w:rsidRPr="00757308">
        <w:rPr>
          <w:rFonts w:cs="Arial"/>
          <w:i/>
          <w:iCs/>
          <w:lang w:val="en-GB"/>
        </w:rPr>
        <w:t>iha</w:t>
      </w:r>
      <w:proofErr w:type="spellEnd"/>
      <w:r w:rsidRPr="00757308">
        <w:rPr>
          <w:rFonts w:cs="Arial"/>
          <w:i/>
          <w:iCs/>
          <w:lang w:val="en-GB"/>
        </w:rPr>
        <w:t xml:space="preserve">, </w:t>
      </w:r>
      <w:proofErr w:type="spellStart"/>
      <w:r w:rsidRPr="00757308">
        <w:rPr>
          <w:rFonts w:cs="Arial"/>
          <w:i/>
          <w:iCs/>
          <w:lang w:val="en-GB"/>
        </w:rPr>
        <w:t>iucc</w:t>
      </w:r>
      <w:proofErr w:type="spellEnd"/>
      <w:r w:rsidRPr="00757308">
        <w:rPr>
          <w:rFonts w:cs="Arial"/>
          <w:i/>
          <w:iCs/>
          <w:lang w:val="en-GB"/>
        </w:rPr>
        <w:t>, sat</w:t>
      </w:r>
      <w:r w:rsidRPr="00B7606A">
        <w:rPr>
          <w:rFonts w:cs="Arial"/>
          <w:lang w:val="en-GB"/>
        </w:rPr>
        <w:t xml:space="preserve"> and </w:t>
      </w:r>
      <w:proofErr w:type="spellStart"/>
      <w:r w:rsidRPr="00757308">
        <w:rPr>
          <w:rFonts w:cs="Arial"/>
          <w:i/>
          <w:iCs/>
          <w:lang w:val="en-GB"/>
        </w:rPr>
        <w:t>sitA</w:t>
      </w:r>
      <w:proofErr w:type="spellEnd"/>
      <w:r w:rsidRPr="00B7606A">
        <w:rPr>
          <w:rFonts w:cs="Arial"/>
          <w:lang w:val="en-GB"/>
        </w:rPr>
        <w:t xml:space="preserve">) were more common </w:t>
      </w:r>
      <w:r>
        <w:rPr>
          <w:rFonts w:cs="Arial"/>
          <w:lang w:val="en-GB"/>
        </w:rPr>
        <w:t xml:space="preserve">in </w:t>
      </w:r>
      <w:r w:rsidRPr="00B7606A">
        <w:rPr>
          <w:rFonts w:cs="Arial"/>
          <w:lang w:val="en-GB"/>
        </w:rPr>
        <w:t>ASB</w:t>
      </w:r>
      <w:r>
        <w:rPr>
          <w:rFonts w:cs="Arial"/>
          <w:lang w:val="en-GB"/>
        </w:rPr>
        <w:t xml:space="preserve">-retrieved </w:t>
      </w:r>
      <w:r w:rsidRPr="00757308">
        <w:rPr>
          <w:rFonts w:cs="Arial"/>
          <w:i/>
          <w:iCs/>
          <w:lang w:val="en-GB"/>
        </w:rPr>
        <w:t>E. coli</w:t>
      </w:r>
      <w:r w:rsidRPr="00B7606A">
        <w:rPr>
          <w:rFonts w:cs="Arial"/>
          <w:lang w:val="en-GB"/>
        </w:rPr>
        <w:t xml:space="preserve"> isolates</w:t>
      </w:r>
      <w:r>
        <w:rPr>
          <w:rFonts w:cs="Arial"/>
          <w:lang w:val="en-GB"/>
        </w:rPr>
        <w:t xml:space="preserve"> (</w:t>
      </w:r>
      <w:r>
        <w:rPr>
          <w:rFonts w:cstheme="minorHAnsi"/>
          <w:lang w:val="en-GB"/>
        </w:rPr>
        <w:t>≥</w:t>
      </w:r>
      <w:r>
        <w:rPr>
          <w:rFonts w:cs="Arial"/>
          <w:lang w:val="en-GB"/>
        </w:rPr>
        <w:t>15% difference between both groups)</w:t>
      </w:r>
      <w:r w:rsidRPr="00B7606A">
        <w:rPr>
          <w:rFonts w:cs="Arial"/>
          <w:lang w:val="en-GB"/>
        </w:rPr>
        <w:t>. No significant difference was found in</w:t>
      </w:r>
      <w:r>
        <w:rPr>
          <w:rFonts w:cs="Arial"/>
          <w:lang w:val="en-GB"/>
        </w:rPr>
        <w:t xml:space="preserve"> </w:t>
      </w:r>
      <w:r w:rsidRPr="00B7606A">
        <w:rPr>
          <w:rFonts w:cs="Arial"/>
          <w:lang w:val="en-GB"/>
        </w:rPr>
        <w:t>the median number of PUFs between the UTI group (median 12, IQR 9 - 19) and the ASB group (median 14, IQR 8 - 16). (</w:t>
      </w:r>
      <w:r w:rsidRPr="00A308C0">
        <w:rPr>
          <w:rFonts w:cs="Arial"/>
          <w:b/>
          <w:lang w:val="en-GB"/>
        </w:rPr>
        <w:t xml:space="preserve">Supplementary </w:t>
      </w:r>
      <w:r w:rsidRPr="00B7606A">
        <w:rPr>
          <w:rFonts w:cs="Arial"/>
          <w:b/>
          <w:bCs/>
          <w:lang w:val="en-GB"/>
        </w:rPr>
        <w:t xml:space="preserve">Figure </w:t>
      </w:r>
      <w:r>
        <w:rPr>
          <w:rFonts w:cs="Arial"/>
          <w:b/>
          <w:bCs/>
          <w:lang w:val="en-GB"/>
        </w:rPr>
        <w:t>1</w:t>
      </w:r>
      <w:r>
        <w:rPr>
          <w:rFonts w:cs="Arial"/>
          <w:lang w:val="en-GB"/>
        </w:rPr>
        <w:t xml:space="preserve">). </w:t>
      </w:r>
    </w:p>
    <w:p w14:paraId="0947A400" w14:textId="6AD677F2" w:rsidR="00912830" w:rsidRPr="00D70F90" w:rsidRDefault="00912830" w:rsidP="00912830">
      <w:pPr>
        <w:spacing w:line="360" w:lineRule="auto"/>
        <w:rPr>
          <w:rFonts w:cs="Arial"/>
          <w:lang w:val="en-GB"/>
        </w:rPr>
      </w:pPr>
      <w:r w:rsidRPr="00D70F90">
        <w:rPr>
          <w:rFonts w:cs="Arial"/>
          <w:i/>
          <w:lang w:val="en-GB"/>
        </w:rPr>
        <w:t xml:space="preserve">Persistence of </w:t>
      </w:r>
      <w:r w:rsidRPr="00280B76">
        <w:rPr>
          <w:rFonts w:cs="Arial"/>
          <w:i/>
          <w:iCs/>
          <w:lang w:val="en-GB"/>
        </w:rPr>
        <w:t>E. coli</w:t>
      </w:r>
      <w:r w:rsidRPr="00D70F90">
        <w:rPr>
          <w:rFonts w:cs="Arial"/>
          <w:i/>
          <w:lang w:val="en-GB"/>
        </w:rPr>
        <w:t xml:space="preserve"> in ASB</w:t>
      </w:r>
    </w:p>
    <w:p w14:paraId="1C6B3AE4" w14:textId="41E2A298" w:rsidR="00912830" w:rsidRPr="00B0510A" w:rsidRDefault="00912830" w:rsidP="00912830">
      <w:pPr>
        <w:spacing w:line="360" w:lineRule="auto"/>
        <w:rPr>
          <w:rFonts w:cs="Arial"/>
          <w:lang w:val="en-GB"/>
        </w:rPr>
      </w:pPr>
      <w:r w:rsidRPr="00B0510A">
        <w:rPr>
          <w:rFonts w:cs="Arial"/>
          <w:i/>
          <w:lang w:val="en-GB"/>
        </w:rPr>
        <w:t>E.</w:t>
      </w:r>
      <w:r>
        <w:rPr>
          <w:rFonts w:cs="Arial"/>
          <w:i/>
          <w:lang w:val="en-GB"/>
        </w:rPr>
        <w:t xml:space="preserve"> </w:t>
      </w:r>
      <w:r w:rsidRPr="00B0510A">
        <w:rPr>
          <w:rFonts w:cs="Arial"/>
          <w:i/>
          <w:lang w:val="en-GB"/>
        </w:rPr>
        <w:t>coli</w:t>
      </w:r>
      <w:r>
        <w:rPr>
          <w:rFonts w:cs="Arial"/>
          <w:lang w:val="en-GB"/>
        </w:rPr>
        <w:t xml:space="preserve"> isolates from</w:t>
      </w:r>
      <w:r w:rsidRPr="00D70F90">
        <w:rPr>
          <w:rFonts w:cs="Arial"/>
          <w:lang w:val="en-GB"/>
        </w:rPr>
        <w:t xml:space="preserve"> the </w:t>
      </w:r>
      <w:r w:rsidR="00285081">
        <w:rPr>
          <w:rFonts w:cs="Arial"/>
          <w:lang w:val="en-GB"/>
        </w:rPr>
        <w:t>paired</w:t>
      </w:r>
      <w:r w:rsidR="00285081" w:rsidRPr="00D70F90">
        <w:rPr>
          <w:rFonts w:cs="Arial"/>
          <w:lang w:val="en-GB"/>
        </w:rPr>
        <w:t xml:space="preserve"> </w:t>
      </w:r>
      <w:r w:rsidRPr="00D70F90">
        <w:rPr>
          <w:rFonts w:cs="Arial"/>
          <w:lang w:val="en-GB"/>
        </w:rPr>
        <w:t>samples of all 15</w:t>
      </w:r>
      <w:r>
        <w:rPr>
          <w:rFonts w:cs="Arial"/>
          <w:lang w:val="en-GB"/>
        </w:rPr>
        <w:t xml:space="preserve"> ASB</w:t>
      </w:r>
      <w:r w:rsidRPr="00D70F90">
        <w:rPr>
          <w:rFonts w:cs="Arial"/>
          <w:lang w:val="en-GB"/>
        </w:rPr>
        <w:t xml:space="preserve"> patients had the same </w:t>
      </w:r>
      <w:proofErr w:type="spellStart"/>
      <w:r w:rsidRPr="00D70F90">
        <w:rPr>
          <w:rFonts w:cs="Arial"/>
          <w:lang w:val="en-GB"/>
        </w:rPr>
        <w:t>wgMLST</w:t>
      </w:r>
      <w:proofErr w:type="spellEnd"/>
      <w:r w:rsidRPr="00D70F90">
        <w:rPr>
          <w:rFonts w:cs="Arial"/>
          <w:lang w:val="en-GB"/>
        </w:rPr>
        <w:t xml:space="preserve"> group and clustered </w:t>
      </w:r>
      <w:r>
        <w:rPr>
          <w:rFonts w:cs="Arial"/>
          <w:lang w:val="en-GB"/>
        </w:rPr>
        <w:t>together</w:t>
      </w:r>
      <w:r w:rsidRPr="00D70F90">
        <w:rPr>
          <w:rFonts w:cs="Arial"/>
          <w:lang w:val="en-GB"/>
        </w:rPr>
        <w:t xml:space="preserve">, strongly suggesting that these patients were </w:t>
      </w:r>
      <w:r w:rsidR="00285081">
        <w:rPr>
          <w:rFonts w:cs="Arial"/>
          <w:lang w:val="en-GB"/>
        </w:rPr>
        <w:t xml:space="preserve">persistently </w:t>
      </w:r>
      <w:r w:rsidRPr="00D70F90">
        <w:rPr>
          <w:rFonts w:cs="Arial"/>
          <w:lang w:val="en-GB"/>
        </w:rPr>
        <w:t xml:space="preserve">colonized </w:t>
      </w:r>
      <w:r>
        <w:rPr>
          <w:rFonts w:cs="Arial"/>
          <w:lang w:val="en-GB"/>
        </w:rPr>
        <w:t>by</w:t>
      </w:r>
      <w:r w:rsidRPr="00D70F90">
        <w:rPr>
          <w:rFonts w:cs="Arial"/>
          <w:lang w:val="en-GB"/>
        </w:rPr>
        <w:t xml:space="preserve"> the same </w:t>
      </w:r>
      <w:r w:rsidRPr="00D70F90">
        <w:rPr>
          <w:rFonts w:cs="Arial"/>
          <w:i/>
          <w:lang w:val="en-GB"/>
        </w:rPr>
        <w:t>E.</w:t>
      </w:r>
      <w:r>
        <w:rPr>
          <w:rFonts w:cs="Arial"/>
          <w:i/>
          <w:lang w:val="en-GB"/>
        </w:rPr>
        <w:t xml:space="preserve"> </w:t>
      </w:r>
      <w:r w:rsidRPr="00D70F90">
        <w:rPr>
          <w:rFonts w:cs="Arial"/>
          <w:i/>
          <w:lang w:val="en-GB"/>
        </w:rPr>
        <w:t>coli</w:t>
      </w:r>
      <w:r w:rsidRPr="00D70F90">
        <w:rPr>
          <w:rFonts w:cs="Arial"/>
          <w:lang w:val="en-GB"/>
        </w:rPr>
        <w:t xml:space="preserve"> </w:t>
      </w:r>
      <w:r>
        <w:rPr>
          <w:rFonts w:cs="Arial"/>
          <w:lang w:val="en-GB"/>
        </w:rPr>
        <w:t xml:space="preserve">strain </w:t>
      </w:r>
      <w:r w:rsidRPr="00D70F90">
        <w:rPr>
          <w:rFonts w:cs="Arial"/>
          <w:lang w:val="en-GB"/>
        </w:rPr>
        <w:t xml:space="preserve">for at least 2-4 weeks. In one patient </w:t>
      </w:r>
      <w:r w:rsidR="00285081">
        <w:rPr>
          <w:rFonts w:cs="Arial"/>
          <w:lang w:val="en-GB"/>
        </w:rPr>
        <w:t>with three consecutive urine samples</w:t>
      </w:r>
      <w:r w:rsidRPr="00D70F90">
        <w:rPr>
          <w:rFonts w:cs="Arial"/>
          <w:lang w:val="en-GB"/>
        </w:rPr>
        <w:t xml:space="preserve">, the first sample contained an </w:t>
      </w:r>
      <w:r w:rsidRPr="00D70F90">
        <w:rPr>
          <w:rFonts w:cs="Arial"/>
          <w:i/>
          <w:iCs/>
          <w:lang w:val="en-GB"/>
        </w:rPr>
        <w:t>E.</w:t>
      </w:r>
      <w:r>
        <w:rPr>
          <w:rFonts w:cs="Arial"/>
          <w:i/>
          <w:iCs/>
          <w:lang w:val="en-GB"/>
        </w:rPr>
        <w:t xml:space="preserve"> </w:t>
      </w:r>
      <w:r w:rsidRPr="00D70F90">
        <w:rPr>
          <w:rFonts w:cs="Arial"/>
          <w:i/>
          <w:iCs/>
          <w:lang w:val="en-GB"/>
        </w:rPr>
        <w:t>coli</w:t>
      </w:r>
      <w:r w:rsidRPr="00D70F90">
        <w:rPr>
          <w:rFonts w:cs="Arial"/>
          <w:lang w:val="en-GB"/>
        </w:rPr>
        <w:t xml:space="preserve"> </w:t>
      </w:r>
      <w:r>
        <w:rPr>
          <w:rFonts w:cs="Arial"/>
          <w:lang w:val="en-GB"/>
        </w:rPr>
        <w:t xml:space="preserve">strain </w:t>
      </w:r>
      <w:r w:rsidRPr="00D70F90">
        <w:rPr>
          <w:rFonts w:cs="Arial"/>
          <w:lang w:val="en-GB"/>
        </w:rPr>
        <w:t xml:space="preserve">from a different </w:t>
      </w:r>
      <w:proofErr w:type="spellStart"/>
      <w:r w:rsidRPr="00D70F90">
        <w:rPr>
          <w:rFonts w:cs="Arial"/>
          <w:lang w:val="en-GB"/>
        </w:rPr>
        <w:t>wgMLST</w:t>
      </w:r>
      <w:proofErr w:type="spellEnd"/>
      <w:r w:rsidRPr="00D70F90">
        <w:rPr>
          <w:rFonts w:cs="Arial"/>
          <w:lang w:val="en-GB"/>
        </w:rPr>
        <w:t xml:space="preserve"> group than the </w:t>
      </w:r>
      <w:r w:rsidRPr="00D70F90">
        <w:rPr>
          <w:rFonts w:cs="Arial"/>
          <w:i/>
          <w:lang w:val="en-GB"/>
        </w:rPr>
        <w:t>E.</w:t>
      </w:r>
      <w:r>
        <w:rPr>
          <w:rFonts w:cs="Arial"/>
          <w:i/>
          <w:lang w:val="en-GB"/>
        </w:rPr>
        <w:t xml:space="preserve"> </w:t>
      </w:r>
      <w:r w:rsidRPr="00D70F90">
        <w:rPr>
          <w:rFonts w:cs="Arial"/>
          <w:i/>
          <w:lang w:val="en-GB"/>
        </w:rPr>
        <w:t>coli</w:t>
      </w:r>
      <w:r w:rsidRPr="00D70F90">
        <w:rPr>
          <w:rFonts w:cs="Arial"/>
          <w:lang w:val="en-GB"/>
        </w:rPr>
        <w:t xml:space="preserve"> isolates in the second and third sample</w:t>
      </w:r>
      <w:r>
        <w:rPr>
          <w:rFonts w:cs="Arial"/>
          <w:lang w:val="en-GB"/>
        </w:rPr>
        <w:t>s</w:t>
      </w:r>
      <w:r w:rsidR="00285081">
        <w:rPr>
          <w:rFonts w:cs="Arial"/>
          <w:lang w:val="en-GB"/>
        </w:rPr>
        <w:t xml:space="preserve">, </w:t>
      </w:r>
      <w:r w:rsidRPr="00D70F90">
        <w:rPr>
          <w:rFonts w:cs="Arial"/>
          <w:lang w:val="en-GB"/>
        </w:rPr>
        <w:t xml:space="preserve">which were </w:t>
      </w:r>
      <w:r w:rsidR="00285081">
        <w:rPr>
          <w:rFonts w:cs="Arial"/>
          <w:lang w:val="en-GB"/>
        </w:rPr>
        <w:t>in</w:t>
      </w:r>
      <w:r w:rsidR="00285081" w:rsidRPr="00D70F90">
        <w:rPr>
          <w:rFonts w:cs="Arial"/>
          <w:lang w:val="en-GB"/>
        </w:rPr>
        <w:t xml:space="preserve"> </w:t>
      </w:r>
      <w:r w:rsidRPr="00D70F90">
        <w:rPr>
          <w:rFonts w:cs="Arial"/>
          <w:lang w:val="en-GB"/>
        </w:rPr>
        <w:t xml:space="preserve">the same </w:t>
      </w:r>
      <w:proofErr w:type="spellStart"/>
      <w:r w:rsidRPr="00D70F90">
        <w:rPr>
          <w:rFonts w:cs="Arial"/>
          <w:lang w:val="en-GB"/>
        </w:rPr>
        <w:t>wgMLST</w:t>
      </w:r>
      <w:proofErr w:type="spellEnd"/>
      <w:r w:rsidRPr="00D70F90">
        <w:rPr>
          <w:rFonts w:cs="Arial"/>
          <w:lang w:val="en-GB"/>
        </w:rPr>
        <w:t xml:space="preserve"> group an</w:t>
      </w:r>
      <w:r>
        <w:rPr>
          <w:rFonts w:cs="Arial"/>
          <w:lang w:val="en-GB"/>
        </w:rPr>
        <w:t xml:space="preserve">d clustered </w:t>
      </w:r>
      <w:r w:rsidR="00285081">
        <w:rPr>
          <w:rFonts w:cs="Arial"/>
          <w:lang w:val="en-GB"/>
        </w:rPr>
        <w:t>together</w:t>
      </w:r>
      <w:r w:rsidRPr="00D70F90">
        <w:rPr>
          <w:rFonts w:cs="Arial"/>
          <w:lang w:val="en-GB"/>
        </w:rPr>
        <w:t xml:space="preserve">. </w:t>
      </w:r>
      <w:r w:rsidR="00A308C0">
        <w:rPr>
          <w:rFonts w:cs="Arial"/>
          <w:lang w:val="en-GB"/>
        </w:rPr>
        <w:t>(</w:t>
      </w:r>
      <w:r w:rsidR="00A308C0" w:rsidRPr="00A308C0">
        <w:rPr>
          <w:rFonts w:cs="Arial"/>
          <w:b/>
          <w:lang w:val="en-GB"/>
        </w:rPr>
        <w:t>Figure 3</w:t>
      </w:r>
      <w:r w:rsidR="00A308C0">
        <w:rPr>
          <w:rFonts w:cs="Arial"/>
          <w:lang w:val="en-GB"/>
        </w:rPr>
        <w:t>)</w:t>
      </w:r>
    </w:p>
    <w:p w14:paraId="1CDCD35E" w14:textId="62A495D8" w:rsidR="00A308C0" w:rsidRPr="00A308C0" w:rsidRDefault="00A308C0" w:rsidP="00A308C0">
      <w:pPr>
        <w:spacing w:line="360" w:lineRule="auto"/>
        <w:rPr>
          <w:rFonts w:cs="Arial"/>
          <w:i/>
          <w:lang w:val="en-GB"/>
        </w:rPr>
      </w:pPr>
      <w:r w:rsidRPr="00A308C0">
        <w:rPr>
          <w:rFonts w:cs="Arial"/>
          <w:i/>
          <w:lang w:val="en-GB"/>
        </w:rPr>
        <w:t>Antimicrobial resistance</w:t>
      </w:r>
    </w:p>
    <w:p w14:paraId="60E161DC" w14:textId="7858A128" w:rsidR="00A308C0" w:rsidRPr="00B7606A" w:rsidRDefault="00A308C0" w:rsidP="00A308C0">
      <w:pPr>
        <w:spacing w:line="360" w:lineRule="auto"/>
        <w:rPr>
          <w:rFonts w:cs="Arial"/>
          <w:lang w:val="en-GB"/>
        </w:rPr>
      </w:pPr>
      <w:r>
        <w:rPr>
          <w:rFonts w:cs="Arial"/>
          <w:lang w:val="en-GB"/>
        </w:rPr>
        <w:t xml:space="preserve">Antimicrobial resistance was generally low; </w:t>
      </w:r>
      <w:ins w:id="20" w:author="Beek, M.T. van der (LUCID-M)" w:date="2025-03-21T08:30:00Z">
        <w:r w:rsidR="0010726F">
          <w:rPr>
            <w:rFonts w:cs="Arial"/>
            <w:lang w:val="en-GB"/>
          </w:rPr>
          <w:t>a geno</w:t>
        </w:r>
      </w:ins>
      <w:ins w:id="21" w:author="Beek, M.T. van der (LUCID-M)" w:date="2025-03-21T08:31:00Z">
        <w:r w:rsidR="0010726F">
          <w:rPr>
            <w:rFonts w:cs="Arial"/>
            <w:lang w:val="en-GB"/>
          </w:rPr>
          <w:t xml:space="preserve">typical cause for </w:t>
        </w:r>
      </w:ins>
      <w:r>
        <w:rPr>
          <w:rFonts w:cs="Arial"/>
          <w:lang w:val="en-GB"/>
        </w:rPr>
        <w:t xml:space="preserve">phenotypic resistance was </w:t>
      </w:r>
      <w:del w:id="22" w:author="Beek, M.T. van der (LUCID-M)" w:date="2025-03-21T08:30:00Z">
        <w:r w:rsidDel="0010726F">
          <w:rPr>
            <w:rFonts w:cs="Arial"/>
            <w:lang w:val="en-GB"/>
          </w:rPr>
          <w:delText>compared to</w:delText>
        </w:r>
      </w:del>
      <w:del w:id="23" w:author="Beek, M.T. van der (LUCID-M)" w:date="2025-03-21T08:31:00Z">
        <w:r w:rsidDel="0010726F">
          <w:rPr>
            <w:rFonts w:cs="Arial"/>
            <w:lang w:val="en-GB"/>
          </w:rPr>
          <w:delText xml:space="preserve"> </w:delText>
        </w:r>
      </w:del>
      <w:ins w:id="24" w:author="Beek, M.T. van der (LUCID-M)" w:date="2025-03-21T08:31:00Z">
        <w:r w:rsidR="0010726F">
          <w:rPr>
            <w:rFonts w:cs="Arial"/>
            <w:lang w:val="en-GB"/>
          </w:rPr>
          <w:t>established in most resistant isolates</w:t>
        </w:r>
      </w:ins>
      <w:del w:id="25" w:author="Beek, M.T. van der (LUCID-M)" w:date="2025-03-21T08:31:00Z">
        <w:r w:rsidDel="0010726F">
          <w:rPr>
            <w:rFonts w:cs="Arial"/>
            <w:lang w:val="en-GB"/>
          </w:rPr>
          <w:delText>genotypic resistance</w:delText>
        </w:r>
      </w:del>
      <w:r>
        <w:rPr>
          <w:rFonts w:cs="Arial"/>
          <w:lang w:val="en-GB"/>
        </w:rPr>
        <w:t xml:space="preserve">. The results can be found in </w:t>
      </w:r>
      <w:r>
        <w:rPr>
          <w:rFonts w:cs="Arial"/>
          <w:b/>
          <w:lang w:val="en-GB"/>
        </w:rPr>
        <w:t>S</w:t>
      </w:r>
      <w:r w:rsidRPr="00E5548E">
        <w:rPr>
          <w:rFonts w:cs="Arial"/>
          <w:b/>
          <w:lang w:val="en-GB"/>
        </w:rPr>
        <w:t>upplementary file 1</w:t>
      </w:r>
      <w:r>
        <w:rPr>
          <w:rFonts w:cs="Arial"/>
          <w:lang w:val="en-GB"/>
        </w:rPr>
        <w:t xml:space="preserve">. </w:t>
      </w:r>
    </w:p>
    <w:p w14:paraId="030ADCC7" w14:textId="322DB85F" w:rsidR="008B2B7C" w:rsidRPr="00D70F90" w:rsidRDefault="008B2B7C" w:rsidP="00D70F90">
      <w:pPr>
        <w:spacing w:line="360" w:lineRule="auto"/>
        <w:rPr>
          <w:rFonts w:cs="Arial"/>
          <w:b/>
          <w:bCs/>
          <w:lang w:val="en-GB"/>
        </w:rPr>
      </w:pPr>
      <w:r w:rsidRPr="00D70F90">
        <w:rPr>
          <w:rFonts w:cs="Arial"/>
          <w:b/>
          <w:bCs/>
          <w:lang w:val="en-GB"/>
        </w:rPr>
        <w:lastRenderedPageBreak/>
        <w:t>Discussion</w:t>
      </w:r>
    </w:p>
    <w:p w14:paraId="0C3CF8ED" w14:textId="6AC8E80C" w:rsidR="00BE2CDE" w:rsidRDefault="00555714" w:rsidP="00D70F90">
      <w:pPr>
        <w:spacing w:line="360" w:lineRule="auto"/>
        <w:rPr>
          <w:rFonts w:cs="Arial"/>
          <w:lang w:val="en-GB"/>
        </w:rPr>
      </w:pPr>
      <w:r w:rsidRPr="00B7606A">
        <w:rPr>
          <w:color w:val="000000"/>
          <w:lang w:val="en-GB"/>
        </w:rPr>
        <w:t>Diagnosing UTI, particularly in older patients, can be c</w:t>
      </w:r>
      <w:r w:rsidR="0047050A">
        <w:rPr>
          <w:color w:val="000000"/>
          <w:lang w:val="en-GB"/>
        </w:rPr>
        <w:t>hallenging. We explored whether</w:t>
      </w:r>
      <w:r w:rsidR="004D262E">
        <w:rPr>
          <w:color w:val="000000"/>
          <w:lang w:val="en-GB"/>
        </w:rPr>
        <w:t xml:space="preserve"> genomic</w:t>
      </w:r>
      <w:r w:rsidR="0047050A">
        <w:rPr>
          <w:color w:val="000000"/>
          <w:lang w:val="en-GB"/>
        </w:rPr>
        <w:t xml:space="preserve"> </w:t>
      </w:r>
      <w:r w:rsidR="000359C4">
        <w:rPr>
          <w:color w:val="000000"/>
          <w:lang w:val="en-GB"/>
        </w:rPr>
        <w:t>characteristics</w:t>
      </w:r>
      <w:r w:rsidR="0047050A">
        <w:rPr>
          <w:color w:val="000000"/>
          <w:lang w:val="en-GB"/>
        </w:rPr>
        <w:t xml:space="preserve"> distinguished</w:t>
      </w:r>
      <w:r w:rsidR="00BE2CDE" w:rsidRPr="00D70F90">
        <w:rPr>
          <w:rFonts w:cs="Arial"/>
          <w:bCs/>
          <w:lang w:val="en-GB"/>
        </w:rPr>
        <w:t xml:space="preserve"> </w:t>
      </w:r>
      <w:r w:rsidR="00BE2CDE" w:rsidRPr="00D70F90">
        <w:rPr>
          <w:rFonts w:cs="Arial"/>
          <w:bCs/>
          <w:i/>
          <w:lang w:val="en-GB"/>
        </w:rPr>
        <w:t>E.</w:t>
      </w:r>
      <w:r w:rsidR="00FA6666">
        <w:rPr>
          <w:rFonts w:cs="Arial"/>
          <w:bCs/>
          <w:i/>
          <w:lang w:val="en-GB"/>
        </w:rPr>
        <w:t xml:space="preserve"> </w:t>
      </w:r>
      <w:r w:rsidR="00BE2CDE" w:rsidRPr="00D70F90">
        <w:rPr>
          <w:rFonts w:cs="Arial"/>
          <w:bCs/>
          <w:i/>
          <w:lang w:val="en-GB"/>
        </w:rPr>
        <w:t>coli</w:t>
      </w:r>
      <w:r w:rsidR="00BE2CDE" w:rsidRPr="00D70F90">
        <w:rPr>
          <w:rFonts w:cs="Arial"/>
          <w:bCs/>
          <w:lang w:val="en-GB"/>
        </w:rPr>
        <w:t xml:space="preserve"> isolates </w:t>
      </w:r>
      <w:r w:rsidR="00464257" w:rsidRPr="00D70F90">
        <w:rPr>
          <w:rFonts w:cs="Arial"/>
          <w:bCs/>
          <w:lang w:val="en-GB"/>
        </w:rPr>
        <w:t>from</w:t>
      </w:r>
      <w:r w:rsidR="00BE2CDE" w:rsidRPr="00D70F90">
        <w:rPr>
          <w:rFonts w:cs="Arial"/>
          <w:bCs/>
          <w:lang w:val="en-GB"/>
        </w:rPr>
        <w:t xml:space="preserve"> older </w:t>
      </w:r>
      <w:r w:rsidR="00464257" w:rsidRPr="00D70F90">
        <w:rPr>
          <w:rFonts w:cs="Arial"/>
          <w:bCs/>
          <w:lang w:val="en-GB"/>
        </w:rPr>
        <w:t xml:space="preserve">female patients with </w:t>
      </w:r>
      <w:r w:rsidR="00BE2CDE" w:rsidRPr="00D70F90">
        <w:rPr>
          <w:rFonts w:cs="Arial"/>
          <w:bCs/>
          <w:lang w:val="en-GB"/>
        </w:rPr>
        <w:t xml:space="preserve">UTI </w:t>
      </w:r>
      <w:r w:rsidR="005E386D">
        <w:rPr>
          <w:rFonts w:cs="Arial"/>
          <w:bCs/>
          <w:lang w:val="en-GB"/>
        </w:rPr>
        <w:t xml:space="preserve">(n = </w:t>
      </w:r>
      <w:r w:rsidR="00AE6FB6">
        <w:rPr>
          <w:rFonts w:cs="Arial"/>
          <w:bCs/>
          <w:lang w:val="en-GB"/>
        </w:rPr>
        <w:t>31</w:t>
      </w:r>
      <w:r w:rsidR="005E386D">
        <w:rPr>
          <w:rFonts w:cs="Arial"/>
          <w:bCs/>
          <w:lang w:val="en-GB"/>
        </w:rPr>
        <w:t xml:space="preserve">) </w:t>
      </w:r>
      <w:r w:rsidR="00BE2CDE" w:rsidRPr="00D70F90">
        <w:rPr>
          <w:rFonts w:cs="Arial"/>
          <w:bCs/>
          <w:lang w:val="en-GB"/>
        </w:rPr>
        <w:t>and ASB</w:t>
      </w:r>
      <w:r w:rsidR="005E386D">
        <w:rPr>
          <w:rFonts w:cs="Arial"/>
          <w:bCs/>
          <w:lang w:val="en-GB"/>
        </w:rPr>
        <w:t xml:space="preserve"> (n = </w:t>
      </w:r>
      <w:r w:rsidR="00AE6FB6">
        <w:rPr>
          <w:rFonts w:cs="Arial"/>
          <w:bCs/>
          <w:lang w:val="en-GB"/>
        </w:rPr>
        <w:t>15</w:t>
      </w:r>
      <w:r w:rsidR="005E386D">
        <w:rPr>
          <w:rFonts w:cs="Arial"/>
          <w:bCs/>
          <w:lang w:val="en-GB"/>
        </w:rPr>
        <w:t>)</w:t>
      </w:r>
      <w:r w:rsidR="00BE2CDE" w:rsidRPr="00D70F90">
        <w:rPr>
          <w:rFonts w:cs="Arial"/>
          <w:bCs/>
          <w:lang w:val="en-GB"/>
        </w:rPr>
        <w:t xml:space="preserve">. </w:t>
      </w:r>
      <w:r w:rsidR="0074693B">
        <w:rPr>
          <w:rFonts w:cs="Arial"/>
          <w:lang w:val="en-GB"/>
        </w:rPr>
        <w:t>We</w:t>
      </w:r>
      <w:r w:rsidR="0047050A">
        <w:rPr>
          <w:rFonts w:cs="Arial"/>
          <w:bCs/>
          <w:lang w:val="en-GB"/>
        </w:rPr>
        <w:t xml:space="preserve"> found no </w:t>
      </w:r>
      <w:r w:rsidR="0074693B">
        <w:rPr>
          <w:rFonts w:cs="Arial"/>
          <w:bCs/>
          <w:lang w:val="en-GB"/>
        </w:rPr>
        <w:t xml:space="preserve">clear </w:t>
      </w:r>
      <w:r w:rsidR="0047050A">
        <w:rPr>
          <w:rFonts w:cs="Arial"/>
          <w:bCs/>
          <w:lang w:val="en-GB"/>
        </w:rPr>
        <w:t xml:space="preserve">differences in ST-types and Clermont phylotypes between the two groups. Furthermore, </w:t>
      </w:r>
      <w:r w:rsidR="0074693B">
        <w:rPr>
          <w:rFonts w:cs="Arial"/>
          <w:bCs/>
          <w:lang w:val="en-GB"/>
        </w:rPr>
        <w:t>n</w:t>
      </w:r>
      <w:r w:rsidR="00464257" w:rsidRPr="00D70F90">
        <w:rPr>
          <w:rFonts w:cs="Arial"/>
          <w:lang w:val="en-GB"/>
        </w:rPr>
        <w:t>o significant difference</w:t>
      </w:r>
      <w:r w:rsidR="000359C4">
        <w:rPr>
          <w:rFonts w:cs="Arial"/>
          <w:lang w:val="en-GB"/>
        </w:rPr>
        <w:t>s</w:t>
      </w:r>
      <w:r w:rsidR="00464257" w:rsidRPr="00D70F90">
        <w:rPr>
          <w:rFonts w:cs="Arial"/>
          <w:lang w:val="en-GB"/>
        </w:rPr>
        <w:t xml:space="preserve"> in the </w:t>
      </w:r>
      <w:r w:rsidR="00BE2CDE" w:rsidRPr="00D70F90">
        <w:rPr>
          <w:rFonts w:cs="Arial"/>
          <w:lang w:val="en-GB"/>
        </w:rPr>
        <w:t>number</w:t>
      </w:r>
      <w:r w:rsidR="00AE6FB6">
        <w:rPr>
          <w:rFonts w:cs="Arial"/>
          <w:lang w:val="en-GB"/>
        </w:rPr>
        <w:t xml:space="preserve"> of PUFs</w:t>
      </w:r>
      <w:r w:rsidR="00BE2CDE" w:rsidRPr="00D70F90">
        <w:rPr>
          <w:rFonts w:cs="Arial"/>
          <w:lang w:val="en-GB"/>
        </w:rPr>
        <w:t xml:space="preserve"> between </w:t>
      </w:r>
      <w:r w:rsidR="00464257" w:rsidRPr="00D70F90">
        <w:rPr>
          <w:rFonts w:cs="Arial"/>
          <w:lang w:val="en-GB"/>
        </w:rPr>
        <w:t>the two</w:t>
      </w:r>
      <w:r w:rsidR="00BE2CDE" w:rsidRPr="00D70F90">
        <w:rPr>
          <w:rFonts w:cs="Arial"/>
          <w:lang w:val="en-GB"/>
        </w:rPr>
        <w:t xml:space="preserve"> groups</w:t>
      </w:r>
      <w:r w:rsidR="00AE6FB6">
        <w:rPr>
          <w:rFonts w:cs="Arial"/>
          <w:lang w:val="en-GB"/>
        </w:rPr>
        <w:t xml:space="preserve"> were found</w:t>
      </w:r>
      <w:r w:rsidR="00BE2CDE" w:rsidRPr="00D70F90">
        <w:rPr>
          <w:rFonts w:cs="Arial"/>
          <w:lang w:val="en-GB"/>
        </w:rPr>
        <w:t xml:space="preserve">. </w:t>
      </w:r>
      <w:r w:rsidR="005E386D">
        <w:rPr>
          <w:rFonts w:cs="Arial"/>
          <w:lang w:val="en-GB"/>
        </w:rPr>
        <w:t>However for</w:t>
      </w:r>
      <w:r w:rsidR="00C100A6">
        <w:rPr>
          <w:rFonts w:cs="Arial"/>
          <w:lang w:val="en-GB"/>
        </w:rPr>
        <w:t xml:space="preserve"> various PUFs differences may </w:t>
      </w:r>
      <w:r w:rsidR="000359C4">
        <w:rPr>
          <w:rFonts w:cs="Arial"/>
          <w:lang w:val="en-GB"/>
        </w:rPr>
        <w:t>exist</w:t>
      </w:r>
      <w:r w:rsidR="00C100A6">
        <w:rPr>
          <w:rFonts w:cs="Arial"/>
          <w:lang w:val="en-GB"/>
        </w:rPr>
        <w:t xml:space="preserve"> between UTI and ASB that warrant further investigation in </w:t>
      </w:r>
      <w:r w:rsidR="00394FDB">
        <w:rPr>
          <w:rFonts w:cs="Arial"/>
          <w:lang w:val="en-GB"/>
        </w:rPr>
        <w:t xml:space="preserve">a </w:t>
      </w:r>
      <w:r w:rsidR="00C100A6">
        <w:rPr>
          <w:rFonts w:cs="Arial"/>
          <w:lang w:val="en-GB"/>
        </w:rPr>
        <w:t xml:space="preserve">larger cohort, </w:t>
      </w:r>
      <w:r w:rsidR="000359C4">
        <w:rPr>
          <w:rFonts w:cs="Arial"/>
          <w:lang w:val="en-GB"/>
        </w:rPr>
        <w:t xml:space="preserve">as the sample size in this study was </w:t>
      </w:r>
      <w:r w:rsidR="00C100A6">
        <w:rPr>
          <w:rFonts w:cs="Arial"/>
          <w:lang w:val="en-GB"/>
        </w:rPr>
        <w:t xml:space="preserve">too small </w:t>
      </w:r>
      <w:r w:rsidR="000359C4">
        <w:rPr>
          <w:rFonts w:cs="Arial"/>
          <w:lang w:val="en-GB"/>
        </w:rPr>
        <w:t xml:space="preserve">to draw </w:t>
      </w:r>
      <w:r w:rsidR="00C100A6">
        <w:rPr>
          <w:rFonts w:cs="Arial"/>
          <w:lang w:val="en-GB"/>
        </w:rPr>
        <w:t xml:space="preserve">formal conclusions. </w:t>
      </w:r>
      <w:r w:rsidR="0074693B">
        <w:rPr>
          <w:rFonts w:cs="Arial"/>
          <w:lang w:val="en-GB"/>
        </w:rPr>
        <w:t xml:space="preserve">Also, we investigated paired E. coli isolates from women with ASB and showed these isolates persisted for several weeks. </w:t>
      </w:r>
    </w:p>
    <w:p w14:paraId="0B0A5808" w14:textId="02456B51" w:rsidR="004E5B82" w:rsidRDefault="0074693B" w:rsidP="00E11163">
      <w:pPr>
        <w:spacing w:before="100" w:beforeAutospacing="1" w:after="100" w:afterAutospacing="1" w:line="360" w:lineRule="auto"/>
        <w:rPr>
          <w:ins w:id="26" w:author="Manu Bilsen" w:date="2025-03-18T17:18:00Z"/>
          <w:rFonts w:cs="Arial"/>
          <w:color w:val="000000" w:themeColor="text1"/>
          <w:shd w:val="clear" w:color="auto" w:fill="FFFFFF"/>
          <w:lang w:val="en-GB"/>
        </w:rPr>
      </w:pPr>
      <w:commentRangeStart w:id="27"/>
      <w:commentRangeStart w:id="28"/>
      <w:r>
        <w:rPr>
          <w:color w:val="000000"/>
          <w:lang w:val="en-GB"/>
        </w:rPr>
        <w:t>W</w:t>
      </w:r>
      <w:r w:rsidRPr="00B7606A">
        <w:rPr>
          <w:color w:val="000000"/>
          <w:lang w:val="en-GB"/>
        </w:rPr>
        <w:t xml:space="preserve">e found a wide </w:t>
      </w:r>
      <w:commentRangeEnd w:id="27"/>
      <w:r w:rsidR="00E11163">
        <w:rPr>
          <w:rStyle w:val="CommentReference"/>
        </w:rPr>
        <w:commentReference w:id="27"/>
      </w:r>
      <w:commentRangeEnd w:id="28"/>
      <w:r w:rsidR="004E5B82">
        <w:rPr>
          <w:rStyle w:val="CommentReference"/>
        </w:rPr>
        <w:commentReference w:id="28"/>
      </w:r>
      <w:r w:rsidRPr="00B7606A">
        <w:rPr>
          <w:color w:val="000000"/>
          <w:lang w:val="en-GB"/>
        </w:rPr>
        <w:t xml:space="preserve">variety of ST types, </w:t>
      </w:r>
      <w:r w:rsidR="004D262E">
        <w:rPr>
          <w:color w:val="000000"/>
          <w:lang w:val="en-GB"/>
        </w:rPr>
        <w:t xml:space="preserve">the </w:t>
      </w:r>
      <w:r>
        <w:rPr>
          <w:color w:val="000000"/>
          <w:lang w:val="en-GB"/>
        </w:rPr>
        <w:t xml:space="preserve">most common ones in our study were ST69, ST73 and ST141 </w:t>
      </w:r>
      <w:r w:rsidRPr="00B7606A">
        <w:rPr>
          <w:color w:val="000000"/>
          <w:lang w:val="en-GB"/>
        </w:rPr>
        <w:t xml:space="preserve">with only ST141 being more prevalent in the UTI group, although the numbers were low. </w:t>
      </w:r>
      <w:r>
        <w:rPr>
          <w:color w:val="000000"/>
          <w:lang w:val="en-GB"/>
        </w:rPr>
        <w:t xml:space="preserve">In a Dutch study with nursing home isolates </w:t>
      </w:r>
      <w:r w:rsidR="004D262E">
        <w:rPr>
          <w:color w:val="000000"/>
          <w:lang w:val="en-GB"/>
        </w:rPr>
        <w:t xml:space="preserve">obtained from recurrent UTIs </w:t>
      </w:r>
      <w:r>
        <w:rPr>
          <w:color w:val="000000"/>
          <w:lang w:val="en-GB"/>
        </w:rPr>
        <w:t xml:space="preserve">were ST131, ST73 and ST69 the most common, thus partially similar as in our study. </w:t>
      </w:r>
      <w:r>
        <w:rPr>
          <w:rFonts w:cs="Arial"/>
          <w:color w:val="000000" w:themeColor="text1"/>
          <w:shd w:val="clear" w:color="auto" w:fill="FFFFFF"/>
          <w:lang w:val="en-GB"/>
        </w:rPr>
        <w:fldChar w:fldCharType="begin">
          <w:fldData xml:space="preserve">PEVuZE5vdGU+PENpdGU+PEF1dGhvcj5IaWRhZDwvQXV0aG9yPjxZZWFyPjIwMjI8L1llYXI+PFJl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</w:fldData>
        </w:fldChar>
      </w:r>
      <w:r w:rsidR="000126EE">
        <w:rPr>
          <w:rFonts w:cs="Arial"/>
          <w:color w:val="000000" w:themeColor="text1"/>
          <w:shd w:val="clear" w:color="auto" w:fill="FFFFFF"/>
          <w:lang w:val="en-GB"/>
        </w:rPr>
        <w:instrText xml:space="preserve"> ADDIN EN.CITE </w:instrText>
      </w:r>
      <w:r w:rsidR="000126EE">
        <w:rPr>
          <w:rFonts w:cs="Arial"/>
          <w:color w:val="000000" w:themeColor="text1"/>
          <w:shd w:val="clear" w:color="auto" w:fill="FFFFFF"/>
          <w:lang w:val="en-GB"/>
        </w:rPr>
        <w:fldChar w:fldCharType="begin">
          <w:fldData xml:space="preserve">PEVuZE5vdGU+PENpdGU+PEF1dGhvcj5IaWRhZDwvQXV0aG9yPjxZZWFyPjIwMjI8L1llYXI+PFJl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</w:fldData>
        </w:fldChar>
      </w:r>
      <w:r w:rsidR="000126EE">
        <w:rPr>
          <w:rFonts w:cs="Arial"/>
          <w:color w:val="000000" w:themeColor="text1"/>
          <w:shd w:val="clear" w:color="auto" w:fill="FFFFFF"/>
          <w:lang w:val="en-GB"/>
        </w:rPr>
        <w:instrText xml:space="preserve"> ADDIN EN.CITE.DATA </w:instrText>
      </w:r>
      <w:r w:rsidR="000126EE">
        <w:rPr>
          <w:rFonts w:cs="Arial"/>
          <w:color w:val="000000" w:themeColor="text1"/>
          <w:shd w:val="clear" w:color="auto" w:fill="FFFFFF"/>
          <w:lang w:val="en-GB"/>
        </w:rPr>
      </w:r>
      <w:r w:rsidR="000126EE">
        <w:rPr>
          <w:rFonts w:cs="Arial"/>
          <w:color w:val="000000" w:themeColor="text1"/>
          <w:shd w:val="clear" w:color="auto" w:fill="FFFFFF"/>
          <w:lang w:val="en-GB"/>
        </w:rPr>
        <w:fldChar w:fldCharType="end"/>
      </w:r>
      <w:r>
        <w:rPr>
          <w:rFonts w:cs="Arial"/>
          <w:color w:val="000000" w:themeColor="text1"/>
          <w:shd w:val="clear" w:color="auto" w:fill="FFFFFF"/>
          <w:lang w:val="en-GB"/>
        </w:rPr>
      </w:r>
      <w:r>
        <w:rPr>
          <w:rFonts w:cs="Arial"/>
          <w:color w:val="000000" w:themeColor="text1"/>
          <w:shd w:val="clear" w:color="auto" w:fill="FFFFFF"/>
          <w:lang w:val="en-GB"/>
        </w:rPr>
        <w:fldChar w:fldCharType="separate"/>
      </w:r>
      <w:r w:rsidR="000126EE">
        <w:rPr>
          <w:rFonts w:cs="Arial"/>
          <w:noProof/>
          <w:color w:val="000000" w:themeColor="text1"/>
          <w:shd w:val="clear" w:color="auto" w:fill="FFFFFF"/>
          <w:lang w:val="en-GB"/>
        </w:rPr>
        <w:t>(19)</w:t>
      </w:r>
      <w:r>
        <w:rPr>
          <w:rFonts w:cs="Arial"/>
          <w:color w:val="000000" w:themeColor="text1"/>
          <w:shd w:val="clear" w:color="auto" w:fill="FFFFFF"/>
          <w:lang w:val="en-GB"/>
        </w:rPr>
        <w:fldChar w:fldCharType="end"/>
      </w:r>
      <w:r>
        <w:rPr>
          <w:rFonts w:cs="Arial"/>
          <w:color w:val="000000" w:themeColor="text1"/>
          <w:shd w:val="clear" w:color="auto" w:fill="FFFFFF"/>
          <w:lang w:val="en-GB"/>
        </w:rPr>
        <w:t xml:space="preserve"> However, </w:t>
      </w:r>
      <w:r w:rsidR="00E11163">
        <w:rPr>
          <w:rFonts w:cs="Arial"/>
          <w:color w:val="000000" w:themeColor="text1"/>
          <w:shd w:val="clear" w:color="auto" w:fill="FFFFFF"/>
          <w:lang w:val="en-GB"/>
        </w:rPr>
        <w:t>ST69 and ST73 are also common in bloodstream isolates (together with ST95 and ST131 accounting for 38-61% of the isolates).</w:t>
      </w:r>
      <w:r w:rsidR="00E11163" w:rsidRPr="00E11163">
        <w:rPr>
          <w:rFonts w:cs="Arial"/>
          <w:color w:val="000000" w:themeColor="text1"/>
          <w:shd w:val="clear" w:color="auto" w:fill="FFFFFF"/>
          <w:lang w:val="en-GB"/>
        </w:rPr>
        <w:t xml:space="preserve"> </w:t>
      </w:r>
      <w:r w:rsidR="00E11163" w:rsidRPr="00B7606A">
        <w:rPr>
          <w:rFonts w:cs="Arial"/>
          <w:color w:val="000000" w:themeColor="text1"/>
          <w:shd w:val="clear" w:color="auto" w:fill="FFFFFF"/>
          <w:lang w:val="en-GB"/>
        </w:rPr>
        <w:fldChar w:fldCharType="begin">
          <w:fldData xml:space="preserve">PEVuZE5vdGU+PENpdGU+PEF1dGhvcj5NYWxkb25hZG88L0F1dGhvcj48WWVhcj4yMDI0PC9ZZWFy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</w:fldData>
        </w:fldChar>
      </w:r>
      <w:r w:rsidR="002D6DF7">
        <w:rPr>
          <w:rFonts w:cs="Arial"/>
          <w:color w:val="000000" w:themeColor="text1"/>
          <w:shd w:val="clear" w:color="auto" w:fill="FFFFFF"/>
          <w:lang w:val="en-GB"/>
        </w:rPr>
        <w:instrText xml:space="preserve"> ADDIN EN.CITE </w:instrText>
      </w:r>
      <w:r w:rsidR="002D6DF7">
        <w:rPr>
          <w:rFonts w:cs="Arial"/>
          <w:color w:val="000000" w:themeColor="text1"/>
          <w:shd w:val="clear" w:color="auto" w:fill="FFFFFF"/>
          <w:lang w:val="en-GB"/>
        </w:rPr>
        <w:fldChar w:fldCharType="begin">
          <w:fldData xml:space="preserve">PEVuZE5vdGU+PENpdGU+PEF1dGhvcj5NYWxkb25hZG88L0F1dGhvcj48WWVhcj4yMDI0PC9ZZWFy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</w:fldData>
        </w:fldChar>
      </w:r>
      <w:r w:rsidR="002D6DF7">
        <w:rPr>
          <w:rFonts w:cs="Arial"/>
          <w:color w:val="000000" w:themeColor="text1"/>
          <w:shd w:val="clear" w:color="auto" w:fill="FFFFFF"/>
          <w:lang w:val="en-GB"/>
        </w:rPr>
        <w:instrText xml:space="preserve"> ADDIN EN.CITE.DATA </w:instrText>
      </w:r>
      <w:r w:rsidR="002D6DF7">
        <w:rPr>
          <w:rFonts w:cs="Arial"/>
          <w:color w:val="000000" w:themeColor="text1"/>
          <w:shd w:val="clear" w:color="auto" w:fill="FFFFFF"/>
          <w:lang w:val="en-GB"/>
        </w:rPr>
      </w:r>
      <w:r w:rsidR="002D6DF7">
        <w:rPr>
          <w:rFonts w:cs="Arial"/>
          <w:color w:val="000000" w:themeColor="text1"/>
          <w:shd w:val="clear" w:color="auto" w:fill="FFFFFF"/>
          <w:lang w:val="en-GB"/>
        </w:rPr>
        <w:fldChar w:fldCharType="end"/>
      </w:r>
      <w:r w:rsidR="00E11163" w:rsidRPr="00B7606A">
        <w:rPr>
          <w:rFonts w:cs="Arial"/>
          <w:color w:val="000000" w:themeColor="text1"/>
          <w:shd w:val="clear" w:color="auto" w:fill="FFFFFF"/>
          <w:lang w:val="en-GB"/>
        </w:rPr>
      </w:r>
      <w:r w:rsidR="00E11163" w:rsidRPr="00B7606A">
        <w:rPr>
          <w:rFonts w:cs="Arial"/>
          <w:color w:val="000000" w:themeColor="text1"/>
          <w:shd w:val="clear" w:color="auto" w:fill="FFFFFF"/>
          <w:lang w:val="en-GB"/>
        </w:rPr>
        <w:fldChar w:fldCharType="separate"/>
      </w:r>
      <w:r w:rsidR="002D6DF7">
        <w:rPr>
          <w:rFonts w:cs="Arial"/>
          <w:noProof/>
          <w:color w:val="000000" w:themeColor="text1"/>
          <w:shd w:val="clear" w:color="auto" w:fill="FFFFFF"/>
          <w:lang w:val="en-GB"/>
        </w:rPr>
        <w:t>(13)</w:t>
      </w:r>
      <w:r w:rsidR="00E11163" w:rsidRPr="00B7606A">
        <w:rPr>
          <w:rFonts w:cs="Arial"/>
          <w:color w:val="000000" w:themeColor="text1"/>
          <w:shd w:val="clear" w:color="auto" w:fill="FFFFFF"/>
          <w:lang w:val="en-GB"/>
        </w:rPr>
        <w:fldChar w:fldCharType="end"/>
      </w:r>
      <w:r w:rsidR="004D262E">
        <w:rPr>
          <w:rFonts w:cs="Arial"/>
          <w:color w:val="000000" w:themeColor="text1"/>
          <w:shd w:val="clear" w:color="auto" w:fill="FFFFFF"/>
          <w:lang w:val="en-GB"/>
        </w:rPr>
        <w:t xml:space="preserve"> </w:t>
      </w:r>
      <w:r w:rsidR="00E11163">
        <w:rPr>
          <w:rFonts w:cs="Arial"/>
          <w:color w:val="000000" w:themeColor="text1"/>
          <w:shd w:val="clear" w:color="auto" w:fill="FFFFFF"/>
          <w:lang w:val="en-GB"/>
        </w:rPr>
        <w:t xml:space="preserve">This seem to indicate that these ST types are belonging to the most common ones and do not associate with severity of disease and virulence of the </w:t>
      </w:r>
      <w:r w:rsidR="00E11163" w:rsidRPr="0077021C">
        <w:rPr>
          <w:i/>
          <w:color w:val="000000"/>
          <w:lang w:val="en-GB"/>
        </w:rPr>
        <w:t>E. coli</w:t>
      </w:r>
      <w:r w:rsidR="00E11163">
        <w:rPr>
          <w:color w:val="000000"/>
          <w:lang w:val="en-GB"/>
        </w:rPr>
        <w:t xml:space="preserve"> isolate</w:t>
      </w:r>
      <w:r w:rsidR="00E11163">
        <w:rPr>
          <w:rFonts w:cs="Arial"/>
          <w:color w:val="000000" w:themeColor="text1"/>
          <w:shd w:val="clear" w:color="auto" w:fill="FFFFFF"/>
          <w:lang w:val="en-GB"/>
        </w:rPr>
        <w:t xml:space="preserve">. </w:t>
      </w:r>
    </w:p>
    <w:p w14:paraId="76FB1585" w14:textId="3D37F0AA" w:rsidR="004E5B82" w:rsidRPr="004E5B82" w:rsidRDefault="004E5B82" w:rsidP="00E11163">
      <w:pPr>
        <w:spacing w:before="100" w:beforeAutospacing="1" w:after="100" w:afterAutospacing="1" w:line="360" w:lineRule="auto"/>
        <w:rPr>
          <w:rFonts w:cs="Arial"/>
          <w:color w:val="000000" w:themeColor="text1"/>
          <w:shd w:val="clear" w:color="auto" w:fill="FFFFFF"/>
          <w:lang w:val="en-GB"/>
        </w:rPr>
      </w:pPr>
      <w:ins w:id="29" w:author="Manu Bilsen" w:date="2025-03-18T17:18:00Z">
        <w:r w:rsidRPr="00571190">
          <w:rPr>
            <w:lang w:val="en-US"/>
            <w:rPrChange w:id="30" w:author="Caroline Schneeberger" w:date="2025-03-20T13:03:00Z">
              <w:rPr/>
            </w:rPrChange>
          </w:rPr>
          <w:t>We found a wide variety of ST types, with the most common ones in our study being ST69, ST73, and ST141, with only ST141 being more prevalent in the UTI group, although the numbers were low. In a Dutch study with nursing home isolates obtained from recurrent UTIs, ST131, ST73, and ST69 were the most common, which is partially similar to our study. However, ST69 and ST73 are also common in bloodstream isolates (along with ST95 and ST131), accounting for 38-61% of the isolates. This seems to indicate that these ST types are among the most common and do not necessarily associate with the severity of disease or the virulence of the E. coli isolate.</w:t>
        </w:r>
      </w:ins>
    </w:p>
    <w:p w14:paraId="446218DB" w14:textId="69F670B8" w:rsidR="00E11163" w:rsidRPr="00B7606A" w:rsidRDefault="00E11163" w:rsidP="00E11163">
      <w:pPr>
        <w:shd w:val="clear" w:color="auto" w:fill="FFFFFF"/>
        <w:spacing w:line="360" w:lineRule="auto"/>
        <w:rPr>
          <w:color w:val="000000"/>
          <w:lang w:val="en-GB"/>
        </w:rPr>
      </w:pPr>
      <w:r w:rsidRPr="00184691">
        <w:rPr>
          <w:rFonts w:cstheme="minorHAnsi"/>
          <w:color w:val="000000"/>
          <w:lang w:val="en-GB"/>
        </w:rPr>
        <w:t xml:space="preserve">We </w:t>
      </w:r>
      <w:r w:rsidR="007A4162">
        <w:rPr>
          <w:rFonts w:cstheme="minorHAnsi"/>
          <w:color w:val="000000"/>
          <w:lang w:val="en-GB"/>
        </w:rPr>
        <w:t xml:space="preserve">also </w:t>
      </w:r>
      <w:r w:rsidRPr="00184691">
        <w:rPr>
          <w:rFonts w:cstheme="minorHAnsi"/>
          <w:color w:val="000000"/>
          <w:lang w:val="en-GB"/>
        </w:rPr>
        <w:t>did not find any difference</w:t>
      </w:r>
      <w:r>
        <w:rPr>
          <w:rFonts w:cstheme="minorHAnsi"/>
          <w:color w:val="000000"/>
          <w:lang w:val="en-GB"/>
        </w:rPr>
        <w:t>s</w:t>
      </w:r>
      <w:r w:rsidRPr="00184691">
        <w:rPr>
          <w:rFonts w:cstheme="minorHAnsi"/>
          <w:color w:val="000000"/>
          <w:lang w:val="en-GB"/>
        </w:rPr>
        <w:t xml:space="preserve"> in the numbers of PUFs between the UTI and the ASB group. Notably, two toxins, </w:t>
      </w:r>
      <w:r w:rsidRPr="00184691">
        <w:rPr>
          <w:rFonts w:cstheme="minorHAnsi"/>
          <w:i/>
          <w:color w:val="000000"/>
          <w:lang w:val="en-GB"/>
        </w:rPr>
        <w:t>cnf1</w:t>
      </w:r>
      <w:r w:rsidRPr="00184691">
        <w:rPr>
          <w:rFonts w:cstheme="minorHAnsi"/>
          <w:color w:val="000000"/>
          <w:lang w:val="en-GB"/>
        </w:rPr>
        <w:t xml:space="preserve"> and </w:t>
      </w:r>
      <w:proofErr w:type="spellStart"/>
      <w:r w:rsidRPr="00184691">
        <w:rPr>
          <w:rFonts w:cstheme="minorHAnsi"/>
          <w:i/>
          <w:color w:val="000000"/>
          <w:lang w:val="en-GB"/>
        </w:rPr>
        <w:t>hly</w:t>
      </w:r>
      <w:r>
        <w:rPr>
          <w:rFonts w:cstheme="minorHAnsi"/>
          <w:i/>
          <w:color w:val="000000"/>
          <w:lang w:val="en-GB"/>
        </w:rPr>
        <w:t>A</w:t>
      </w:r>
      <w:proofErr w:type="spellEnd"/>
      <w:r w:rsidRPr="00184691">
        <w:rPr>
          <w:rFonts w:cstheme="minorHAnsi"/>
          <w:color w:val="000000"/>
          <w:lang w:val="en-GB"/>
        </w:rPr>
        <w:t xml:space="preserve">, which are known to </w:t>
      </w:r>
      <w:r>
        <w:rPr>
          <w:rFonts w:cstheme="minorHAnsi"/>
          <w:color w:val="000000"/>
          <w:lang w:val="en-GB"/>
        </w:rPr>
        <w:t>significantly</w:t>
      </w:r>
      <w:r w:rsidRPr="00184691">
        <w:rPr>
          <w:rFonts w:cstheme="minorHAnsi"/>
          <w:color w:val="000000"/>
          <w:lang w:val="en-GB"/>
        </w:rPr>
        <w:t xml:space="preserve"> contribut</w:t>
      </w:r>
      <w:r>
        <w:rPr>
          <w:rFonts w:cstheme="minorHAnsi"/>
          <w:color w:val="000000"/>
          <w:lang w:val="en-GB"/>
        </w:rPr>
        <w:t>e</w:t>
      </w:r>
      <w:r w:rsidRPr="00184691">
        <w:rPr>
          <w:rFonts w:cstheme="minorHAnsi"/>
          <w:color w:val="000000"/>
          <w:lang w:val="en-GB"/>
        </w:rPr>
        <w:t xml:space="preserve"> to inflammation </w:t>
      </w:r>
      <w:r>
        <w:rPr>
          <w:rFonts w:cstheme="minorHAnsi"/>
          <w:color w:val="000000"/>
          <w:lang w:val="en-GB"/>
        </w:rPr>
        <w:t>and</w:t>
      </w:r>
      <w:r w:rsidRPr="00184691">
        <w:rPr>
          <w:rFonts w:cstheme="minorHAnsi"/>
          <w:color w:val="000000"/>
          <w:lang w:val="en-GB"/>
        </w:rPr>
        <w:t xml:space="preserve"> tissue damage were more present in the UTI iso</w:t>
      </w:r>
      <w:r>
        <w:rPr>
          <w:rFonts w:cstheme="minorHAnsi"/>
          <w:color w:val="000000"/>
          <w:lang w:val="en-GB"/>
        </w:rPr>
        <w:t>lates than in the ASB isolates.</w:t>
      </w:r>
      <w:r>
        <w:rPr>
          <w:rFonts w:cstheme="minorHAnsi"/>
          <w:color w:val="000000"/>
          <w:lang w:val="en-GB"/>
        </w:rPr>
        <w:fldChar w:fldCharType="begin">
          <w:fldData xml:space="preserve">PEVuZE5vdGU+PENpdGU+PEF1dGhvcj5HYXJjaWE8L0F1dGhvcj48WWVhcj4yMDEzPC9ZZWFyPjxS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</w:fldData>
        </w:fldChar>
      </w:r>
      <w:r w:rsidR="000126EE">
        <w:rPr>
          <w:rFonts w:cstheme="minorHAnsi"/>
          <w:color w:val="000000"/>
          <w:lang w:val="en-GB"/>
        </w:rPr>
        <w:instrText xml:space="preserve"> ADDIN EN.CITE </w:instrText>
      </w:r>
      <w:r w:rsidR="000126EE">
        <w:rPr>
          <w:rFonts w:cstheme="minorHAnsi"/>
          <w:color w:val="000000"/>
          <w:lang w:val="en-GB"/>
        </w:rPr>
        <w:fldChar w:fldCharType="begin">
          <w:fldData xml:space="preserve">PEVuZE5vdGU+PENpdGU+PEF1dGhvcj5HYXJjaWE8L0F1dGhvcj48WWVhcj4yMDEzPC9ZZWFyPjxS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</w:fldData>
        </w:fldChar>
      </w:r>
      <w:r w:rsidR="000126EE">
        <w:rPr>
          <w:rFonts w:cstheme="minorHAnsi"/>
          <w:color w:val="000000"/>
          <w:lang w:val="en-GB"/>
        </w:rPr>
        <w:instrText xml:space="preserve"> ADDIN EN.CITE.DATA </w:instrText>
      </w:r>
      <w:r w:rsidR="000126EE">
        <w:rPr>
          <w:rFonts w:cstheme="minorHAnsi"/>
          <w:color w:val="000000"/>
          <w:lang w:val="en-GB"/>
        </w:rPr>
      </w:r>
      <w:r w:rsidR="000126EE">
        <w:rPr>
          <w:rFonts w:cstheme="minorHAnsi"/>
          <w:color w:val="000000"/>
          <w:lang w:val="en-GB"/>
        </w:rPr>
        <w:fldChar w:fldCharType="end"/>
      </w:r>
      <w:r>
        <w:rPr>
          <w:rFonts w:cstheme="minorHAnsi"/>
          <w:color w:val="000000"/>
          <w:lang w:val="en-GB"/>
        </w:rPr>
      </w:r>
      <w:r>
        <w:rPr>
          <w:rFonts w:cstheme="minorHAnsi"/>
          <w:color w:val="000000"/>
          <w:lang w:val="en-GB"/>
        </w:rPr>
        <w:fldChar w:fldCharType="separate"/>
      </w:r>
      <w:r w:rsidR="000126EE">
        <w:rPr>
          <w:rFonts w:cstheme="minorHAnsi"/>
          <w:noProof/>
          <w:color w:val="000000"/>
          <w:lang w:val="en-GB"/>
        </w:rPr>
        <w:t>(20)</w:t>
      </w:r>
      <w:r>
        <w:rPr>
          <w:rFonts w:cstheme="minorHAnsi"/>
          <w:color w:val="000000"/>
          <w:lang w:val="en-GB"/>
        </w:rPr>
        <w:fldChar w:fldCharType="end"/>
      </w:r>
      <w:r>
        <w:rPr>
          <w:rFonts w:cstheme="minorHAnsi"/>
          <w:color w:val="000000"/>
          <w:lang w:val="en-GB"/>
        </w:rPr>
        <w:t xml:space="preserve"> </w:t>
      </w:r>
      <w:r w:rsidRPr="00184691">
        <w:rPr>
          <w:rFonts w:cstheme="minorHAnsi"/>
          <w:color w:val="000000"/>
          <w:lang w:val="en-GB"/>
        </w:rPr>
        <w:t>However, several other toxins were similar</w:t>
      </w:r>
      <w:r>
        <w:rPr>
          <w:rFonts w:cstheme="minorHAnsi"/>
          <w:color w:val="000000"/>
          <w:lang w:val="en-GB"/>
        </w:rPr>
        <w:t>ly</w:t>
      </w:r>
      <w:r w:rsidRPr="00184691">
        <w:rPr>
          <w:rFonts w:cstheme="minorHAnsi"/>
          <w:color w:val="000000"/>
          <w:lang w:val="en-GB"/>
        </w:rPr>
        <w:t xml:space="preserve"> present </w:t>
      </w:r>
      <w:r>
        <w:rPr>
          <w:rFonts w:cstheme="minorHAnsi"/>
          <w:color w:val="000000"/>
          <w:lang w:val="en-GB"/>
        </w:rPr>
        <w:t xml:space="preserve">or absent </w:t>
      </w:r>
      <w:r w:rsidRPr="00184691">
        <w:rPr>
          <w:rFonts w:cstheme="minorHAnsi"/>
          <w:color w:val="000000"/>
          <w:lang w:val="en-GB"/>
        </w:rPr>
        <w:t xml:space="preserve">in the two groups: </w:t>
      </w:r>
      <w:proofErr w:type="spellStart"/>
      <w:r w:rsidRPr="00184691">
        <w:rPr>
          <w:rFonts w:cstheme="minorHAnsi"/>
          <w:i/>
          <w:color w:val="000000"/>
          <w:lang w:val="en-GB"/>
        </w:rPr>
        <w:t>cdtB</w:t>
      </w:r>
      <w:proofErr w:type="spellEnd"/>
      <w:r w:rsidRPr="00184691">
        <w:rPr>
          <w:rFonts w:cstheme="minorHAnsi"/>
          <w:color w:val="000000"/>
          <w:lang w:val="en-GB"/>
        </w:rPr>
        <w:t xml:space="preserve"> was almost </w:t>
      </w:r>
      <w:r>
        <w:rPr>
          <w:rFonts w:cstheme="minorHAnsi"/>
          <w:color w:val="000000"/>
          <w:lang w:val="en-GB"/>
        </w:rPr>
        <w:t>absent</w:t>
      </w:r>
      <w:r w:rsidRPr="00184691">
        <w:rPr>
          <w:rFonts w:cstheme="minorHAnsi"/>
          <w:color w:val="000000"/>
          <w:lang w:val="en-GB"/>
        </w:rPr>
        <w:t xml:space="preserve"> in both groups; </w:t>
      </w:r>
      <w:proofErr w:type="spellStart"/>
      <w:r w:rsidRPr="00184691">
        <w:rPr>
          <w:rFonts w:cstheme="minorHAnsi"/>
          <w:i/>
          <w:color w:val="000000"/>
          <w:lang w:val="en-GB"/>
        </w:rPr>
        <w:t>tsH</w:t>
      </w:r>
      <w:proofErr w:type="spellEnd"/>
      <w:r w:rsidRPr="00184691">
        <w:rPr>
          <w:rFonts w:cstheme="minorHAnsi"/>
          <w:color w:val="000000"/>
          <w:lang w:val="en-GB"/>
        </w:rPr>
        <w:t xml:space="preserve"> and </w:t>
      </w:r>
      <w:r w:rsidRPr="00184691">
        <w:rPr>
          <w:rFonts w:cstheme="minorHAnsi"/>
          <w:i/>
          <w:color w:val="000000"/>
          <w:lang w:val="en-GB"/>
        </w:rPr>
        <w:t>vat</w:t>
      </w:r>
      <w:r>
        <w:rPr>
          <w:rFonts w:cstheme="minorHAnsi"/>
          <w:color w:val="000000"/>
          <w:lang w:val="en-GB"/>
        </w:rPr>
        <w:t xml:space="preserve"> were equally present in both groups, whereas </w:t>
      </w:r>
      <w:r w:rsidRPr="00184691">
        <w:rPr>
          <w:rFonts w:cstheme="minorHAnsi"/>
          <w:i/>
          <w:color w:val="000000"/>
          <w:lang w:val="en-GB"/>
        </w:rPr>
        <w:t>sat</w:t>
      </w:r>
      <w:r w:rsidRPr="00184691">
        <w:rPr>
          <w:rFonts w:cstheme="minorHAnsi"/>
          <w:color w:val="000000"/>
          <w:lang w:val="en-GB"/>
        </w:rPr>
        <w:t xml:space="preserve"> was more present in ASB isolates than in UTI isolates.</w:t>
      </w:r>
      <w:r w:rsidRPr="00C46BD3">
        <w:rPr>
          <w:rStyle w:val="id-label"/>
          <w:rFonts w:cstheme="minorHAnsi"/>
          <w:lang w:val="en-US"/>
        </w:rPr>
        <w:t xml:space="preserve"> </w:t>
      </w:r>
      <w:r w:rsidRPr="00184691">
        <w:rPr>
          <w:rFonts w:cstheme="minorHAnsi"/>
          <w:color w:val="000000"/>
          <w:lang w:val="en-GB"/>
        </w:rPr>
        <w:t xml:space="preserve">Furthermore, several PUFs that are thought to play a role in </w:t>
      </w:r>
      <w:r>
        <w:rPr>
          <w:rFonts w:cstheme="minorHAnsi"/>
          <w:color w:val="000000"/>
          <w:lang w:val="en-GB"/>
        </w:rPr>
        <w:t>the</w:t>
      </w:r>
      <w:r w:rsidRPr="00184691">
        <w:rPr>
          <w:rFonts w:cstheme="minorHAnsi"/>
          <w:color w:val="000000"/>
          <w:lang w:val="en-GB"/>
        </w:rPr>
        <w:t xml:space="preserve"> adhesion and invasion of uroepithelial cells (</w:t>
      </w:r>
      <w:proofErr w:type="spellStart"/>
      <w:r w:rsidRPr="00184691">
        <w:rPr>
          <w:rFonts w:cstheme="minorHAnsi"/>
          <w:i/>
          <w:color w:val="000000"/>
          <w:lang w:val="en-GB"/>
        </w:rPr>
        <w:t>hek</w:t>
      </w:r>
      <w:proofErr w:type="spellEnd"/>
      <w:r w:rsidRPr="00184691">
        <w:rPr>
          <w:rFonts w:cstheme="minorHAnsi"/>
          <w:color w:val="000000"/>
          <w:lang w:val="en-GB"/>
        </w:rPr>
        <w:t xml:space="preserve">, </w:t>
      </w:r>
      <w:proofErr w:type="spellStart"/>
      <w:r w:rsidRPr="00184691">
        <w:rPr>
          <w:rFonts w:cstheme="minorHAnsi"/>
          <w:i/>
          <w:color w:val="000000"/>
          <w:lang w:val="en-GB"/>
        </w:rPr>
        <w:t>sfaH</w:t>
      </w:r>
      <w:proofErr w:type="spellEnd"/>
      <w:r w:rsidRPr="00184691">
        <w:rPr>
          <w:rFonts w:cstheme="minorHAnsi"/>
          <w:color w:val="000000"/>
          <w:lang w:val="en-GB"/>
        </w:rPr>
        <w:t xml:space="preserve"> and </w:t>
      </w:r>
      <w:proofErr w:type="spellStart"/>
      <w:r w:rsidRPr="00184691">
        <w:rPr>
          <w:rFonts w:cstheme="minorHAnsi"/>
          <w:i/>
          <w:color w:val="000000"/>
          <w:lang w:val="en-GB"/>
        </w:rPr>
        <w:t>iroN</w:t>
      </w:r>
      <w:proofErr w:type="spellEnd"/>
      <w:r w:rsidRPr="00184691">
        <w:rPr>
          <w:rFonts w:cstheme="minorHAnsi"/>
          <w:color w:val="000000"/>
          <w:lang w:val="en-GB"/>
        </w:rPr>
        <w:t>) were m</w:t>
      </w:r>
      <w:r>
        <w:rPr>
          <w:rFonts w:cstheme="minorHAnsi"/>
          <w:color w:val="000000"/>
          <w:lang w:val="en-GB"/>
        </w:rPr>
        <w:t xml:space="preserve">ore present in the UTI isolates </w:t>
      </w:r>
      <w:r w:rsidRPr="00184691">
        <w:rPr>
          <w:rFonts w:cstheme="minorHAnsi"/>
          <w:color w:val="000000"/>
          <w:lang w:val="en-GB"/>
        </w:rPr>
        <w:t xml:space="preserve">and indeed adhesion and invasion of </w:t>
      </w:r>
      <w:r w:rsidRPr="00DF6FCA">
        <w:rPr>
          <w:rFonts w:cstheme="minorHAnsi"/>
          <w:i/>
          <w:color w:val="000000"/>
          <w:lang w:val="en-GB"/>
        </w:rPr>
        <w:t>E.coli</w:t>
      </w:r>
      <w:r w:rsidRPr="00184691">
        <w:rPr>
          <w:rFonts w:cstheme="minorHAnsi"/>
          <w:color w:val="000000"/>
          <w:lang w:val="en-GB"/>
        </w:rPr>
        <w:t xml:space="preserve"> isolates are important </w:t>
      </w:r>
      <w:r>
        <w:rPr>
          <w:rFonts w:cstheme="minorHAnsi"/>
          <w:color w:val="000000"/>
          <w:lang w:val="en-GB"/>
        </w:rPr>
        <w:t>mechanisms in the</w:t>
      </w:r>
      <w:r w:rsidRPr="00184691">
        <w:rPr>
          <w:rFonts w:cstheme="minorHAnsi"/>
          <w:color w:val="000000"/>
          <w:lang w:val="en-GB"/>
        </w:rPr>
        <w:t xml:space="preserve"> pathogenesis</w:t>
      </w:r>
      <w:r>
        <w:rPr>
          <w:rFonts w:cstheme="minorHAnsi"/>
          <w:color w:val="000000"/>
          <w:lang w:val="en-GB"/>
        </w:rPr>
        <w:t xml:space="preserve"> of UTI</w:t>
      </w:r>
      <w:r w:rsidRPr="00184691">
        <w:rPr>
          <w:rFonts w:cstheme="minorHAnsi"/>
          <w:color w:val="000000"/>
          <w:lang w:val="en-GB"/>
        </w:rPr>
        <w:t>.</w:t>
      </w:r>
      <w:r>
        <w:rPr>
          <w:rFonts w:cstheme="minorHAnsi"/>
          <w:color w:val="000000"/>
          <w:lang w:val="en-GB"/>
        </w:rPr>
        <w:fldChar w:fldCharType="begin">
          <w:fldData xml:space="preserve">PEVuZE5vdGU+PENpdGU+PEF1dGhvcj5GZWxkbWFubjwvQXV0aG9yPjxZZWFyPjIwMDc8L1llYXI+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</w:fldData>
        </w:fldChar>
      </w:r>
      <w:r w:rsidR="000126EE">
        <w:rPr>
          <w:rFonts w:cstheme="minorHAnsi"/>
          <w:color w:val="000000"/>
          <w:lang w:val="en-GB"/>
        </w:rPr>
        <w:instrText xml:space="preserve"> ADDIN EN.CITE </w:instrText>
      </w:r>
      <w:r w:rsidR="000126EE">
        <w:rPr>
          <w:rFonts w:cstheme="minorHAnsi"/>
          <w:color w:val="000000"/>
          <w:lang w:val="en-GB"/>
        </w:rPr>
        <w:fldChar w:fldCharType="begin">
          <w:fldData xml:space="preserve">PEVuZE5vdGU+PENpdGU+PEF1dGhvcj5GZWxkbWFubjwvQXV0aG9yPjxZZWFyPjIwMDc8L1llYXI+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</w:fldData>
        </w:fldChar>
      </w:r>
      <w:r w:rsidR="000126EE">
        <w:rPr>
          <w:rFonts w:cstheme="minorHAnsi"/>
          <w:color w:val="000000"/>
          <w:lang w:val="en-GB"/>
        </w:rPr>
        <w:instrText xml:space="preserve"> ADDIN EN.CITE.DATA </w:instrText>
      </w:r>
      <w:r w:rsidR="000126EE">
        <w:rPr>
          <w:rFonts w:cstheme="minorHAnsi"/>
          <w:color w:val="000000"/>
          <w:lang w:val="en-GB"/>
        </w:rPr>
      </w:r>
      <w:r w:rsidR="000126EE">
        <w:rPr>
          <w:rFonts w:cstheme="minorHAnsi"/>
          <w:color w:val="000000"/>
          <w:lang w:val="en-GB"/>
        </w:rPr>
        <w:fldChar w:fldCharType="end"/>
      </w:r>
      <w:r>
        <w:rPr>
          <w:rFonts w:cstheme="minorHAnsi"/>
          <w:color w:val="000000"/>
          <w:lang w:val="en-GB"/>
        </w:rPr>
      </w:r>
      <w:r>
        <w:rPr>
          <w:rFonts w:cstheme="minorHAnsi"/>
          <w:color w:val="000000"/>
          <w:lang w:val="en-GB"/>
        </w:rPr>
        <w:fldChar w:fldCharType="separate"/>
      </w:r>
      <w:r w:rsidR="000126EE">
        <w:rPr>
          <w:rFonts w:cstheme="minorHAnsi"/>
          <w:noProof/>
          <w:color w:val="000000"/>
          <w:lang w:val="en-GB"/>
        </w:rPr>
        <w:t>(21)</w:t>
      </w:r>
      <w:r>
        <w:rPr>
          <w:rFonts w:cstheme="minorHAnsi"/>
          <w:color w:val="000000"/>
          <w:lang w:val="en-GB"/>
        </w:rPr>
        <w:fldChar w:fldCharType="end"/>
      </w:r>
      <w:r w:rsidRPr="00184691">
        <w:rPr>
          <w:rFonts w:cstheme="minorHAnsi"/>
          <w:color w:val="000000"/>
          <w:lang w:val="en-GB"/>
        </w:rPr>
        <w:t xml:space="preserve"> </w:t>
      </w:r>
      <w:r>
        <w:rPr>
          <w:rFonts w:cstheme="minorHAnsi"/>
          <w:color w:val="000000"/>
          <w:lang w:val="en-GB"/>
        </w:rPr>
        <w:t>However</w:t>
      </w:r>
      <w:r w:rsidRPr="00184691">
        <w:rPr>
          <w:rFonts w:cstheme="minorHAnsi"/>
          <w:color w:val="000000"/>
          <w:lang w:val="en-GB"/>
        </w:rPr>
        <w:t xml:space="preserve">, other </w:t>
      </w:r>
      <w:r>
        <w:rPr>
          <w:rFonts w:cstheme="minorHAnsi"/>
          <w:color w:val="000000"/>
          <w:lang w:val="en-GB"/>
        </w:rPr>
        <w:t xml:space="preserve">PUFs related to </w:t>
      </w:r>
      <w:r w:rsidRPr="00184691">
        <w:rPr>
          <w:rFonts w:cstheme="minorHAnsi"/>
          <w:color w:val="000000"/>
          <w:lang w:val="en-GB"/>
        </w:rPr>
        <w:t xml:space="preserve">adhesion, such as </w:t>
      </w:r>
      <w:proofErr w:type="spellStart"/>
      <w:r w:rsidRPr="00184691">
        <w:rPr>
          <w:rFonts w:cstheme="minorHAnsi"/>
          <w:i/>
          <w:color w:val="000000"/>
          <w:lang w:val="en-GB"/>
        </w:rPr>
        <w:t>focH</w:t>
      </w:r>
      <w:proofErr w:type="spellEnd"/>
      <w:r w:rsidRPr="00184691">
        <w:rPr>
          <w:rFonts w:cstheme="minorHAnsi"/>
          <w:color w:val="000000"/>
          <w:lang w:val="en-GB"/>
        </w:rPr>
        <w:t xml:space="preserve">, </w:t>
      </w:r>
      <w:r w:rsidRPr="00184691">
        <w:rPr>
          <w:rFonts w:cstheme="minorHAnsi"/>
          <w:i/>
          <w:color w:val="000000"/>
          <w:lang w:val="en-GB"/>
        </w:rPr>
        <w:t>papG2</w:t>
      </w:r>
      <w:r w:rsidRPr="00184691">
        <w:rPr>
          <w:rFonts w:cstheme="minorHAnsi"/>
          <w:color w:val="000000"/>
          <w:lang w:val="en-GB"/>
        </w:rPr>
        <w:t xml:space="preserve"> and </w:t>
      </w:r>
      <w:r w:rsidRPr="00184691">
        <w:rPr>
          <w:rFonts w:cstheme="minorHAnsi"/>
          <w:i/>
          <w:color w:val="000000"/>
          <w:lang w:val="en-GB"/>
        </w:rPr>
        <w:t>papG3</w:t>
      </w:r>
      <w:r w:rsidRPr="00184691">
        <w:rPr>
          <w:rFonts w:cstheme="minorHAnsi"/>
          <w:color w:val="000000"/>
          <w:lang w:val="en-GB"/>
        </w:rPr>
        <w:t xml:space="preserve">, </w:t>
      </w:r>
      <w:r>
        <w:rPr>
          <w:rFonts w:cstheme="minorHAnsi"/>
          <w:color w:val="000000"/>
          <w:lang w:val="en-GB"/>
        </w:rPr>
        <w:lastRenderedPageBreak/>
        <w:t xml:space="preserve">were </w:t>
      </w:r>
      <w:r w:rsidRPr="00184691">
        <w:rPr>
          <w:rFonts w:cstheme="minorHAnsi"/>
          <w:color w:val="000000"/>
          <w:lang w:val="en-GB"/>
        </w:rPr>
        <w:t>equally present in both groups</w:t>
      </w:r>
      <w:r w:rsidR="001E6097">
        <w:rPr>
          <w:rFonts w:cstheme="minorHAnsi"/>
          <w:color w:val="000000"/>
          <w:lang w:val="en-GB"/>
        </w:rPr>
        <w:t xml:space="preserve"> and the </w:t>
      </w:r>
      <w:proofErr w:type="spellStart"/>
      <w:r w:rsidRPr="00184691">
        <w:rPr>
          <w:rFonts w:cstheme="minorHAnsi"/>
          <w:i/>
          <w:color w:val="000000"/>
          <w:lang w:val="en-GB"/>
        </w:rPr>
        <w:t>iha</w:t>
      </w:r>
      <w:proofErr w:type="spellEnd"/>
      <w:r w:rsidRPr="00184691">
        <w:rPr>
          <w:rFonts w:cstheme="minorHAnsi"/>
          <w:color w:val="000000"/>
          <w:lang w:val="en-GB"/>
        </w:rPr>
        <w:t xml:space="preserve"> adhesion was more present in the ASB group</w:t>
      </w:r>
      <w:r w:rsidR="001E6097">
        <w:rPr>
          <w:rFonts w:cstheme="minorHAnsi"/>
          <w:color w:val="000000"/>
          <w:lang w:val="en-GB"/>
        </w:rPr>
        <w:t>. This diversity in outcomes in relation to adhesion associated PUFs warrants detailed analysis of the functional properties in the bladder epithelium</w:t>
      </w:r>
      <w:r w:rsidR="003D11F4">
        <w:rPr>
          <w:rFonts w:cstheme="minorHAnsi"/>
          <w:color w:val="000000"/>
          <w:lang w:val="en-GB"/>
        </w:rPr>
        <w:t>.</w:t>
      </w:r>
      <w:r w:rsidRPr="00B2789E">
        <w:rPr>
          <w:color w:val="000000"/>
          <w:lang w:val="en-GB"/>
        </w:rPr>
        <w:t xml:space="preserve"> </w:t>
      </w:r>
      <w:r w:rsidR="003D11F4">
        <w:rPr>
          <w:rFonts w:cstheme="minorHAnsi"/>
          <w:color w:val="000000"/>
          <w:lang w:val="en-GB"/>
        </w:rPr>
        <w:t>It might be that some of these virulence factors are important in causing the inflammation that expresses as a UTI, whereas other are more important for survival and persistence in the urinary tract (important in UTI and ASB).</w:t>
      </w:r>
      <w:r w:rsidR="003D11F4" w:rsidRPr="00F7618F">
        <w:rPr>
          <w:color w:val="000000"/>
          <w:lang w:val="en-GB"/>
        </w:rPr>
        <w:t xml:space="preserve"> </w:t>
      </w:r>
    </w:p>
    <w:p w14:paraId="658A7208" w14:textId="7027E224" w:rsidR="006A1D1A" w:rsidRDefault="003D11F4" w:rsidP="006A1D1A">
      <w:pPr>
        <w:spacing w:line="360" w:lineRule="auto"/>
        <w:rPr>
          <w:color w:val="000000"/>
          <w:lang w:val="en-GB"/>
        </w:rPr>
      </w:pPr>
      <w:r>
        <w:rPr>
          <w:rFonts w:cs="Arial"/>
          <w:lang w:val="en-GB"/>
        </w:rPr>
        <w:t>W</w:t>
      </w:r>
      <w:r w:rsidR="00FA6666">
        <w:rPr>
          <w:rFonts w:cs="Arial"/>
          <w:lang w:val="en-GB"/>
        </w:rPr>
        <w:t xml:space="preserve">e </w:t>
      </w:r>
      <w:r w:rsidR="00AC7669">
        <w:rPr>
          <w:rFonts w:cs="Arial"/>
          <w:lang w:val="en-GB"/>
        </w:rPr>
        <w:t xml:space="preserve">also </w:t>
      </w:r>
      <w:r w:rsidR="00FA6666">
        <w:rPr>
          <w:rFonts w:cs="Arial"/>
          <w:lang w:val="en-GB"/>
        </w:rPr>
        <w:t xml:space="preserve">showed that </w:t>
      </w:r>
      <w:r w:rsidR="00FA6666" w:rsidRPr="00FA6666">
        <w:rPr>
          <w:rFonts w:cs="Arial"/>
          <w:i/>
          <w:lang w:val="en-GB"/>
        </w:rPr>
        <w:t>E. coli</w:t>
      </w:r>
      <w:r w:rsidR="00FA6666">
        <w:rPr>
          <w:rFonts w:cs="Arial"/>
          <w:lang w:val="en-GB"/>
        </w:rPr>
        <w:t xml:space="preserve"> isolates in the ASB patients persisted for several weeks, which suggests that the </w:t>
      </w:r>
      <w:r w:rsidR="00FA6666" w:rsidRPr="00FA6666">
        <w:rPr>
          <w:rFonts w:cs="Arial"/>
          <w:i/>
          <w:lang w:val="en-GB"/>
        </w:rPr>
        <w:t>E.</w:t>
      </w:r>
      <w:r w:rsidR="00394FDB">
        <w:rPr>
          <w:rFonts w:cs="Arial"/>
          <w:i/>
          <w:lang w:val="en-GB"/>
        </w:rPr>
        <w:t xml:space="preserve"> </w:t>
      </w:r>
      <w:r w:rsidR="00FA6666" w:rsidRPr="00FA6666">
        <w:rPr>
          <w:rFonts w:cs="Arial"/>
          <w:i/>
          <w:lang w:val="en-GB"/>
        </w:rPr>
        <w:t>coli</w:t>
      </w:r>
      <w:r w:rsidR="00FA6666">
        <w:rPr>
          <w:rFonts w:cs="Arial"/>
          <w:lang w:val="en-GB"/>
        </w:rPr>
        <w:t xml:space="preserve"> population living in the urinary tract of these patients is of one subtype and is relatively constant. Since there </w:t>
      </w:r>
      <w:r w:rsidR="00394FDB">
        <w:rPr>
          <w:rFonts w:cs="Arial"/>
          <w:lang w:val="en-GB"/>
        </w:rPr>
        <w:t xml:space="preserve">were </w:t>
      </w:r>
      <w:r w:rsidR="00FA6666">
        <w:rPr>
          <w:rFonts w:cs="Arial"/>
          <w:lang w:val="en-GB"/>
        </w:rPr>
        <w:t xml:space="preserve">only several weeks between samples, we cannot </w:t>
      </w:r>
      <w:r w:rsidR="00851586">
        <w:rPr>
          <w:rFonts w:cs="Arial"/>
          <w:lang w:val="en-GB"/>
        </w:rPr>
        <w:t xml:space="preserve">draw </w:t>
      </w:r>
      <w:r w:rsidR="00FA6666">
        <w:rPr>
          <w:rFonts w:cs="Arial"/>
          <w:lang w:val="en-GB"/>
        </w:rPr>
        <w:t xml:space="preserve">conclusions </w:t>
      </w:r>
      <w:r w:rsidR="00851586">
        <w:rPr>
          <w:rFonts w:cs="Arial"/>
          <w:lang w:val="en-GB"/>
        </w:rPr>
        <w:t xml:space="preserve">about </w:t>
      </w:r>
      <w:r w:rsidR="00FA6666">
        <w:rPr>
          <w:rFonts w:cs="Arial"/>
          <w:lang w:val="en-GB"/>
        </w:rPr>
        <w:t>the population over a longer period</w:t>
      </w:r>
      <w:del w:id="31" w:author="Beek, M.T. van der (LUCID-M)" w:date="2025-03-21T08:31:00Z">
        <w:r w:rsidR="00FA6666" w:rsidDel="0010726F">
          <w:rPr>
            <w:rFonts w:cs="Arial"/>
            <w:lang w:val="en-GB"/>
          </w:rPr>
          <w:delText xml:space="preserve">, which </w:delText>
        </w:r>
        <w:r w:rsidR="00851586" w:rsidDel="0010726F">
          <w:rPr>
            <w:rFonts w:cs="Arial"/>
            <w:lang w:val="en-GB"/>
          </w:rPr>
          <w:delText>warrants further investigation</w:delText>
        </w:r>
      </w:del>
      <w:r w:rsidR="00FA6666">
        <w:rPr>
          <w:rFonts w:cs="Arial"/>
          <w:lang w:val="en-GB"/>
        </w:rPr>
        <w:t xml:space="preserve">. </w:t>
      </w:r>
      <w:r w:rsidR="00AC7669">
        <w:rPr>
          <w:rFonts w:cs="Arial"/>
          <w:lang w:val="en-GB"/>
        </w:rPr>
        <w:t xml:space="preserve">This was, however, also shown in </w:t>
      </w:r>
      <w:r w:rsidR="00512320">
        <w:rPr>
          <w:rFonts w:cs="Arial"/>
          <w:lang w:val="en-GB"/>
        </w:rPr>
        <w:t xml:space="preserve">another Dutch study </w:t>
      </w:r>
      <w:r w:rsidR="00AC7669">
        <w:rPr>
          <w:rFonts w:cs="Arial"/>
          <w:lang w:val="en-GB"/>
        </w:rPr>
        <w:t xml:space="preserve">investigating </w:t>
      </w:r>
      <w:r w:rsidR="007107A0">
        <w:rPr>
          <w:rFonts w:cs="Arial"/>
          <w:lang w:val="en-GB"/>
        </w:rPr>
        <w:t>recurrent UTI</w:t>
      </w:r>
      <w:r w:rsidR="00AC7669">
        <w:rPr>
          <w:rFonts w:cs="Arial"/>
          <w:lang w:val="en-GB"/>
        </w:rPr>
        <w:t>s</w:t>
      </w:r>
      <w:r w:rsidR="007107A0">
        <w:rPr>
          <w:rFonts w:cs="Arial"/>
          <w:lang w:val="en-GB"/>
        </w:rPr>
        <w:t xml:space="preserve"> in nursing home residents</w:t>
      </w:r>
      <w:r w:rsidR="00555714">
        <w:rPr>
          <w:rFonts w:cs="Arial"/>
          <w:lang w:val="en-GB"/>
        </w:rPr>
        <w:t xml:space="preserve"> with one third of recurrent UTI epis</w:t>
      </w:r>
      <w:r w:rsidR="007107A0">
        <w:rPr>
          <w:rFonts w:cs="Arial"/>
          <w:lang w:val="en-GB"/>
        </w:rPr>
        <w:t>odes caused by the same strain</w:t>
      </w:r>
      <w:r w:rsidR="00555714">
        <w:rPr>
          <w:rFonts w:cs="Arial"/>
          <w:lang w:val="en-GB"/>
        </w:rPr>
        <w:t xml:space="preserve">. </w:t>
      </w:r>
      <w:r w:rsidR="00F3081E">
        <w:rPr>
          <w:rFonts w:cs="Arial"/>
          <w:lang w:val="en-GB"/>
        </w:rPr>
        <w:fldChar w:fldCharType="begin">
          <w:fldData xml:space="preserve">PEVuZE5vdGU+PENpdGU+PEF1dGhvcj5IaWRhZDwvQXV0aG9yPjxZZWFyPjIwMjI8L1llYXI+PFJl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</w:fldData>
        </w:fldChar>
      </w:r>
      <w:r w:rsidR="000126EE">
        <w:rPr>
          <w:rFonts w:cs="Arial"/>
          <w:lang w:val="en-GB"/>
        </w:rPr>
        <w:instrText xml:space="preserve"> ADDIN EN.CITE </w:instrText>
      </w:r>
      <w:r w:rsidR="000126EE">
        <w:rPr>
          <w:rFonts w:cs="Arial"/>
          <w:lang w:val="en-GB"/>
        </w:rPr>
        <w:fldChar w:fldCharType="begin">
          <w:fldData xml:space="preserve">PEVuZE5vdGU+PENpdGU+PEF1dGhvcj5IaWRhZDwvQXV0aG9yPjxZZWFyPjIwMjI8L1llYXI+PFJl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</w:fldData>
        </w:fldChar>
      </w:r>
      <w:r w:rsidR="000126EE">
        <w:rPr>
          <w:rFonts w:cs="Arial"/>
          <w:lang w:val="en-GB"/>
        </w:rPr>
        <w:instrText xml:space="preserve"> ADDIN EN.CITE.DATA </w:instrText>
      </w:r>
      <w:r w:rsidR="000126EE">
        <w:rPr>
          <w:rFonts w:cs="Arial"/>
          <w:lang w:val="en-GB"/>
        </w:rPr>
      </w:r>
      <w:r w:rsidR="000126EE">
        <w:rPr>
          <w:rFonts w:cs="Arial"/>
          <w:lang w:val="en-GB"/>
        </w:rPr>
        <w:fldChar w:fldCharType="end"/>
      </w:r>
      <w:r w:rsidR="00F3081E">
        <w:rPr>
          <w:rFonts w:cs="Arial"/>
          <w:lang w:val="en-GB"/>
        </w:rPr>
      </w:r>
      <w:r w:rsidR="00F3081E">
        <w:rPr>
          <w:rFonts w:cs="Arial"/>
          <w:lang w:val="en-GB"/>
        </w:rPr>
        <w:fldChar w:fldCharType="separate"/>
      </w:r>
      <w:r w:rsidR="000126EE">
        <w:rPr>
          <w:rFonts w:cs="Arial"/>
          <w:noProof/>
          <w:lang w:val="en-GB"/>
        </w:rPr>
        <w:t>(19)</w:t>
      </w:r>
      <w:r w:rsidR="00F3081E">
        <w:rPr>
          <w:rFonts w:cs="Arial"/>
          <w:lang w:val="en-GB"/>
        </w:rPr>
        <w:fldChar w:fldCharType="end"/>
      </w:r>
      <w:r w:rsidR="00555714">
        <w:rPr>
          <w:rFonts w:cs="Arial"/>
          <w:lang w:val="en-GB"/>
        </w:rPr>
        <w:t xml:space="preserve"> </w:t>
      </w:r>
      <w:commentRangeStart w:id="32"/>
      <w:r w:rsidR="00AC7669">
        <w:rPr>
          <w:rFonts w:cs="Arial"/>
          <w:lang w:val="en-GB"/>
        </w:rPr>
        <w:t>Thus, also persistence of the same strain does not typically distinguish between</w:t>
      </w:r>
      <w:r w:rsidR="00512320">
        <w:rPr>
          <w:rFonts w:cs="Arial"/>
          <w:lang w:val="en-GB"/>
        </w:rPr>
        <w:t xml:space="preserve"> </w:t>
      </w:r>
      <w:r w:rsidR="00AC7669">
        <w:rPr>
          <w:rFonts w:cs="Arial"/>
          <w:lang w:val="en-GB"/>
        </w:rPr>
        <w:t>UTI and ASB.</w:t>
      </w:r>
      <w:r w:rsidR="006A1D1A">
        <w:rPr>
          <w:rFonts w:cs="Arial"/>
          <w:lang w:val="en-GB"/>
        </w:rPr>
        <w:t xml:space="preserve"> </w:t>
      </w:r>
      <w:commentRangeEnd w:id="32"/>
      <w:r w:rsidR="00EA2C38">
        <w:rPr>
          <w:rStyle w:val="CommentReference"/>
        </w:rPr>
        <w:commentReference w:id="32"/>
      </w:r>
      <w:r w:rsidR="006A1D1A">
        <w:rPr>
          <w:color w:val="000000"/>
          <w:lang w:val="en-GB"/>
        </w:rPr>
        <w:t xml:space="preserve">Unfortunately, we do not have any follow-up data on the possible development of UTIs afterwards. </w:t>
      </w:r>
    </w:p>
    <w:p w14:paraId="676C39DE" w14:textId="77777777" w:rsidR="000F459D" w:rsidRDefault="00464257" w:rsidP="00534AD2">
      <w:pPr>
        <w:spacing w:line="360" w:lineRule="auto"/>
        <w:rPr>
          <w:color w:val="000000"/>
          <w:lang w:val="en-GB"/>
        </w:rPr>
      </w:pPr>
      <w:commentRangeStart w:id="33"/>
      <w:r w:rsidRPr="00B7606A">
        <w:rPr>
          <w:color w:val="000000"/>
          <w:lang w:val="en-GB"/>
        </w:rPr>
        <w:t xml:space="preserve">This descriptive study on </w:t>
      </w:r>
      <w:r w:rsidRPr="00B7606A">
        <w:rPr>
          <w:i/>
          <w:color w:val="000000"/>
          <w:lang w:val="en-GB"/>
        </w:rPr>
        <w:t>E. coli</w:t>
      </w:r>
      <w:r w:rsidRPr="00B7606A">
        <w:rPr>
          <w:color w:val="000000"/>
          <w:lang w:val="en-GB"/>
        </w:rPr>
        <w:t xml:space="preserve"> isolates in</w:t>
      </w:r>
      <w:r w:rsidR="000A6CF7">
        <w:rPr>
          <w:color w:val="000000"/>
          <w:lang w:val="en-GB"/>
        </w:rPr>
        <w:t xml:space="preserve"> ASB and UTI in older patients </w:t>
      </w:r>
      <w:r w:rsidRPr="00B7606A">
        <w:rPr>
          <w:color w:val="000000"/>
          <w:lang w:val="en-GB"/>
        </w:rPr>
        <w:t xml:space="preserve">provides </w:t>
      </w:r>
      <w:r w:rsidR="001B04EB">
        <w:rPr>
          <w:color w:val="000000"/>
          <w:lang w:val="en-GB"/>
        </w:rPr>
        <w:t>important leads for future research</w:t>
      </w:r>
      <w:r w:rsidR="0084545D">
        <w:rPr>
          <w:color w:val="000000"/>
          <w:lang w:val="en-GB"/>
        </w:rPr>
        <w:t>.</w:t>
      </w:r>
      <w:r w:rsidR="000A6CF7">
        <w:rPr>
          <w:color w:val="000000"/>
          <w:lang w:val="en-GB"/>
        </w:rPr>
        <w:t xml:space="preserve"> </w:t>
      </w:r>
      <w:r w:rsidR="0084545D">
        <w:rPr>
          <w:color w:val="000000"/>
          <w:lang w:val="en-GB"/>
        </w:rPr>
        <w:t>C</w:t>
      </w:r>
      <w:r w:rsidR="0084545D" w:rsidRPr="00B7606A">
        <w:rPr>
          <w:color w:val="000000"/>
          <w:lang w:val="en-GB"/>
        </w:rPr>
        <w:t xml:space="preserve">haracterizing </w:t>
      </w:r>
      <w:r w:rsidR="0084545D" w:rsidRPr="00B7606A">
        <w:rPr>
          <w:i/>
          <w:color w:val="000000"/>
          <w:lang w:val="en-GB"/>
        </w:rPr>
        <w:t>E. coli</w:t>
      </w:r>
      <w:r w:rsidR="0084545D" w:rsidRPr="00B7606A">
        <w:rPr>
          <w:color w:val="000000"/>
          <w:lang w:val="en-GB"/>
        </w:rPr>
        <w:t xml:space="preserve"> isolates, especially in older patients, </w:t>
      </w:r>
      <w:r w:rsidR="0084545D">
        <w:rPr>
          <w:color w:val="000000"/>
          <w:lang w:val="en-GB"/>
        </w:rPr>
        <w:t>is rare</w:t>
      </w:r>
      <w:r w:rsidR="0084545D" w:rsidRPr="00B7606A">
        <w:rPr>
          <w:color w:val="000000"/>
          <w:lang w:val="en-GB"/>
        </w:rPr>
        <w:t xml:space="preserve">. </w:t>
      </w:r>
      <w:r w:rsidR="0084545D">
        <w:rPr>
          <w:color w:val="000000"/>
          <w:lang w:val="en-GB"/>
        </w:rPr>
        <w:t>Also, distinguishing UTI from ASB in elderly patients is difficult. Therefore, while limited in numbers, this</w:t>
      </w:r>
      <w:r w:rsidR="000A6CF7">
        <w:rPr>
          <w:color w:val="000000"/>
          <w:lang w:val="en-GB"/>
        </w:rPr>
        <w:t xml:space="preserve"> study is unique in</w:t>
      </w:r>
      <w:r w:rsidR="00842176">
        <w:rPr>
          <w:color w:val="000000"/>
          <w:lang w:val="en-GB"/>
        </w:rPr>
        <w:t xml:space="preserve"> its accurate</w:t>
      </w:r>
      <w:r w:rsidR="000A6CF7">
        <w:rPr>
          <w:color w:val="000000"/>
          <w:lang w:val="en-GB"/>
        </w:rPr>
        <w:t xml:space="preserve"> and standardized </w:t>
      </w:r>
      <w:r w:rsidR="00842176">
        <w:rPr>
          <w:color w:val="000000"/>
          <w:lang w:val="en-GB"/>
        </w:rPr>
        <w:t>description of the isolates in combination with the clinical manifestation in the participants.</w:t>
      </w:r>
      <w:r w:rsidR="000A6CF7">
        <w:rPr>
          <w:color w:val="000000"/>
          <w:lang w:val="en-GB"/>
        </w:rPr>
        <w:t xml:space="preserve">  </w:t>
      </w:r>
      <w:commentRangeEnd w:id="33"/>
      <w:r w:rsidR="000F459D">
        <w:rPr>
          <w:rStyle w:val="CommentReference"/>
        </w:rPr>
        <w:commentReference w:id="33"/>
      </w:r>
    </w:p>
    <w:p w14:paraId="703997F4" w14:textId="3BA16B4C" w:rsidR="00534AD2" w:rsidRDefault="000F459D" w:rsidP="00534AD2">
      <w:pPr>
        <w:spacing w:line="360" w:lineRule="auto"/>
        <w:rPr>
          <w:lang w:val="en-GB"/>
        </w:rPr>
      </w:pPr>
      <w:r>
        <w:rPr>
          <w:color w:val="000000"/>
          <w:lang w:val="en-GB"/>
        </w:rPr>
        <w:t>I</w:t>
      </w:r>
      <w:r w:rsidR="00534AD2">
        <w:rPr>
          <w:color w:val="000000"/>
          <w:lang w:val="en-GB"/>
        </w:rPr>
        <w:t xml:space="preserve">n conclusion, we could not find any clear genomic differences between </w:t>
      </w:r>
      <w:r w:rsidR="00534AD2" w:rsidRPr="00534AD2">
        <w:rPr>
          <w:i/>
          <w:color w:val="000000"/>
          <w:lang w:val="en-GB"/>
        </w:rPr>
        <w:t>E. coli</w:t>
      </w:r>
      <w:r w:rsidR="00534AD2">
        <w:rPr>
          <w:color w:val="000000"/>
          <w:lang w:val="en-GB"/>
        </w:rPr>
        <w:t xml:space="preserve"> isolates of participants with UTI and </w:t>
      </w:r>
      <w:commentRangeStart w:id="34"/>
      <w:r w:rsidR="00534AD2">
        <w:rPr>
          <w:color w:val="000000"/>
          <w:lang w:val="en-GB"/>
        </w:rPr>
        <w:t>ASB</w:t>
      </w:r>
      <w:commentRangeEnd w:id="34"/>
      <w:r w:rsidR="0010726F">
        <w:rPr>
          <w:rStyle w:val="CommentReference"/>
        </w:rPr>
        <w:commentReference w:id="34"/>
      </w:r>
      <w:r w:rsidR="00534AD2">
        <w:rPr>
          <w:color w:val="000000"/>
          <w:lang w:val="en-GB"/>
        </w:rPr>
        <w:t xml:space="preserve">. </w:t>
      </w:r>
      <w:commentRangeStart w:id="35"/>
      <w:r w:rsidR="00534AD2">
        <w:rPr>
          <w:color w:val="000000"/>
          <w:lang w:val="en-GB"/>
        </w:rPr>
        <w:t xml:space="preserve">Also, we found persistence of </w:t>
      </w:r>
      <w:r w:rsidR="00534AD2" w:rsidRPr="00534AD2">
        <w:rPr>
          <w:i/>
          <w:color w:val="000000"/>
          <w:lang w:val="en-GB"/>
        </w:rPr>
        <w:t>E. coli</w:t>
      </w:r>
      <w:r w:rsidR="00534AD2">
        <w:rPr>
          <w:color w:val="000000"/>
          <w:lang w:val="en-GB"/>
        </w:rPr>
        <w:t xml:space="preserve"> isolates in ASB patients, but this has also been found in recurrent UTIs in similar patients. </w:t>
      </w:r>
      <w:commentRangeEnd w:id="35"/>
      <w:r w:rsidR="009323C2">
        <w:rPr>
          <w:rStyle w:val="CommentReference"/>
        </w:rPr>
        <w:commentReference w:id="35"/>
      </w:r>
      <w:r w:rsidR="00534AD2">
        <w:rPr>
          <w:color w:val="000000"/>
          <w:lang w:val="en-GB"/>
        </w:rPr>
        <w:fldChar w:fldCharType="begin">
          <w:fldData xml:space="preserve">PEVuZE5vdGU+PENpdGU+PEF1dGhvcj5IaWRhZDwvQXV0aG9yPjxZZWFyPjIwMjI8L1llYXI+PFJl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</w:fldData>
        </w:fldChar>
      </w:r>
      <w:r w:rsidR="000126EE">
        <w:rPr>
          <w:color w:val="000000"/>
          <w:lang w:val="en-GB"/>
        </w:rPr>
        <w:instrText xml:space="preserve"> ADDIN EN.CITE </w:instrText>
      </w:r>
      <w:r w:rsidR="000126EE">
        <w:rPr>
          <w:color w:val="000000"/>
          <w:lang w:val="en-GB"/>
        </w:rPr>
        <w:fldChar w:fldCharType="begin">
          <w:fldData xml:space="preserve">PEVuZE5vdGU+PENpdGU+PEF1dGhvcj5IaWRhZDwvQXV0aG9yPjxZZWFyPjIwMjI8L1llYXI+PFJl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</w:fldData>
        </w:fldChar>
      </w:r>
      <w:r w:rsidR="000126EE">
        <w:rPr>
          <w:color w:val="000000"/>
          <w:lang w:val="en-GB"/>
        </w:rPr>
        <w:instrText xml:space="preserve"> ADDIN EN.CITE.DATA </w:instrText>
      </w:r>
      <w:r w:rsidR="000126EE">
        <w:rPr>
          <w:color w:val="000000"/>
          <w:lang w:val="en-GB"/>
        </w:rPr>
      </w:r>
      <w:r w:rsidR="000126EE">
        <w:rPr>
          <w:color w:val="000000"/>
          <w:lang w:val="en-GB"/>
        </w:rPr>
        <w:fldChar w:fldCharType="end"/>
      </w:r>
      <w:r w:rsidR="00534AD2">
        <w:rPr>
          <w:color w:val="000000"/>
          <w:lang w:val="en-GB"/>
        </w:rPr>
      </w:r>
      <w:r w:rsidR="00534AD2">
        <w:rPr>
          <w:color w:val="000000"/>
          <w:lang w:val="en-GB"/>
        </w:rPr>
        <w:fldChar w:fldCharType="separate"/>
      </w:r>
      <w:r w:rsidR="000126EE">
        <w:rPr>
          <w:noProof/>
          <w:color w:val="000000"/>
          <w:lang w:val="en-GB"/>
        </w:rPr>
        <w:t>(19)</w:t>
      </w:r>
      <w:r w:rsidR="00534AD2">
        <w:rPr>
          <w:color w:val="000000"/>
          <w:lang w:val="en-GB"/>
        </w:rPr>
        <w:fldChar w:fldCharType="end"/>
      </w:r>
      <w:r w:rsidR="00534AD2">
        <w:rPr>
          <w:color w:val="000000"/>
          <w:lang w:val="en-GB"/>
        </w:rPr>
        <w:t xml:space="preserve"> It could, therefore, be hypothesized that the individual host factors are more important than the </w:t>
      </w:r>
      <w:commentRangeStart w:id="36"/>
      <w:commentRangeStart w:id="37"/>
      <w:proofErr w:type="spellStart"/>
      <w:r w:rsidR="00534AD2">
        <w:rPr>
          <w:color w:val="000000"/>
          <w:lang w:val="en-GB"/>
        </w:rPr>
        <w:t>urovirulence</w:t>
      </w:r>
      <w:proofErr w:type="spellEnd"/>
      <w:r w:rsidR="00534AD2">
        <w:rPr>
          <w:color w:val="000000"/>
          <w:lang w:val="en-GB"/>
        </w:rPr>
        <w:t xml:space="preserve"> </w:t>
      </w:r>
      <w:commentRangeEnd w:id="36"/>
      <w:r>
        <w:rPr>
          <w:rStyle w:val="CommentReference"/>
        </w:rPr>
        <w:commentReference w:id="36"/>
      </w:r>
      <w:commentRangeEnd w:id="37"/>
      <w:r w:rsidR="009323C2">
        <w:rPr>
          <w:rStyle w:val="CommentReference"/>
        </w:rPr>
        <w:commentReference w:id="37"/>
      </w:r>
      <w:r w:rsidR="00534AD2">
        <w:rPr>
          <w:color w:val="000000"/>
          <w:lang w:val="en-GB"/>
        </w:rPr>
        <w:t xml:space="preserve">of the </w:t>
      </w:r>
      <w:r w:rsidR="00534AD2" w:rsidRPr="00B72140">
        <w:rPr>
          <w:i/>
          <w:color w:val="000000"/>
          <w:lang w:val="en-GB"/>
        </w:rPr>
        <w:t>E. coli</w:t>
      </w:r>
      <w:r w:rsidR="00534AD2">
        <w:rPr>
          <w:color w:val="000000"/>
          <w:lang w:val="en-GB"/>
        </w:rPr>
        <w:t xml:space="preserve"> isolate in general or in these older individuals. </w:t>
      </w:r>
      <w:r w:rsidR="00534AD2">
        <w:rPr>
          <w:lang w:val="en-GB"/>
        </w:rPr>
        <w:t xml:space="preserve">Only by understanding the </w:t>
      </w:r>
      <w:r w:rsidR="00534AD2">
        <w:rPr>
          <w:color w:val="000000"/>
          <w:lang w:val="en-GB"/>
        </w:rPr>
        <w:t xml:space="preserve">interplay between host factors and urovirulence factors can these elements be effectively considered in the clinical challenge of distinguishing between UTI and ASB. </w:t>
      </w:r>
    </w:p>
    <w:p w14:paraId="16D0191D" w14:textId="298B7745" w:rsidR="0016660B" w:rsidRDefault="0016660B" w:rsidP="0090327F">
      <w:pPr>
        <w:spacing w:before="100" w:beforeAutospacing="1" w:after="100" w:afterAutospacing="1" w:line="360" w:lineRule="auto"/>
        <w:rPr>
          <w:lang w:val="en-GB"/>
        </w:rPr>
      </w:pPr>
    </w:p>
    <w:p w14:paraId="367D5911" w14:textId="4120C58A" w:rsidR="0016660B" w:rsidRPr="00571190" w:rsidRDefault="0016660B" w:rsidP="0090327F">
      <w:pPr>
        <w:spacing w:before="100" w:beforeAutospacing="1" w:after="100" w:afterAutospacing="1" w:line="360" w:lineRule="auto"/>
        <w:rPr>
          <w:b/>
          <w:lang w:val="en-US"/>
          <w:rPrChange w:id="38" w:author="Caroline Schneeberger" w:date="2025-03-20T13:03:00Z">
            <w:rPr>
              <w:b/>
            </w:rPr>
          </w:rPrChange>
        </w:rPr>
      </w:pPr>
      <w:r w:rsidRPr="00571190">
        <w:rPr>
          <w:b/>
          <w:lang w:val="en-US"/>
          <w:rPrChange w:id="39" w:author="Caroline Schneeberger" w:date="2025-03-20T13:03:00Z">
            <w:rPr>
              <w:b/>
            </w:rPr>
          </w:rPrChange>
        </w:rPr>
        <w:t>Transparency declaration</w:t>
      </w:r>
    </w:p>
    <w:p w14:paraId="21471527" w14:textId="3204CCFB" w:rsidR="0016660B" w:rsidRPr="00571190" w:rsidRDefault="0016660B" w:rsidP="0090327F">
      <w:pPr>
        <w:spacing w:before="100" w:beforeAutospacing="1" w:after="100" w:afterAutospacing="1" w:line="360" w:lineRule="auto"/>
        <w:rPr>
          <w:i/>
          <w:lang w:val="en-US"/>
          <w:rPrChange w:id="40" w:author="Caroline Schneeberger" w:date="2025-03-20T13:03:00Z">
            <w:rPr>
              <w:i/>
            </w:rPr>
          </w:rPrChange>
        </w:rPr>
      </w:pPr>
      <w:r w:rsidRPr="00571190">
        <w:rPr>
          <w:i/>
          <w:lang w:val="en-US"/>
          <w:rPrChange w:id="41" w:author="Caroline Schneeberger" w:date="2025-03-20T13:03:00Z">
            <w:rPr>
              <w:i/>
            </w:rPr>
          </w:rPrChange>
        </w:rPr>
        <w:t>Conflict of interest</w:t>
      </w:r>
    </w:p>
    <w:p w14:paraId="7D3883E2" w14:textId="07AE641B" w:rsidR="0016660B" w:rsidRPr="00571190" w:rsidRDefault="006D7D0E" w:rsidP="0090327F">
      <w:pPr>
        <w:spacing w:before="100" w:beforeAutospacing="1" w:after="100" w:afterAutospacing="1" w:line="360" w:lineRule="auto"/>
        <w:rPr>
          <w:lang w:val="en-US"/>
          <w:rPrChange w:id="42" w:author="Caroline Schneeberger" w:date="2025-03-20T13:03:00Z">
            <w:rPr/>
          </w:rPrChange>
        </w:rPr>
      </w:pPr>
      <w:r w:rsidRPr="00571190">
        <w:rPr>
          <w:lang w:val="en-US"/>
          <w:rPrChange w:id="43" w:author="Caroline Schneeberger" w:date="2025-03-20T13:03:00Z">
            <w:rPr/>
          </w:rPrChange>
        </w:rPr>
        <w:t xml:space="preserve">Nothing to report. </w:t>
      </w:r>
    </w:p>
    <w:p w14:paraId="25BA97AE" w14:textId="6FF6148A" w:rsidR="0016660B" w:rsidRPr="006D7D0E" w:rsidRDefault="0016660B" w:rsidP="0090327F">
      <w:pPr>
        <w:spacing w:before="100" w:beforeAutospacing="1" w:after="100" w:afterAutospacing="1" w:line="360" w:lineRule="auto"/>
        <w:rPr>
          <w:i/>
        </w:rPr>
      </w:pPr>
      <w:proofErr w:type="spellStart"/>
      <w:r w:rsidRPr="006D7D0E">
        <w:rPr>
          <w:i/>
        </w:rPr>
        <w:t>Funding</w:t>
      </w:r>
      <w:proofErr w:type="spellEnd"/>
    </w:p>
    <w:p w14:paraId="673152E6" w14:textId="29BDE36A" w:rsidR="0016660B" w:rsidRPr="006D7D0E" w:rsidRDefault="0016660B" w:rsidP="0090327F">
      <w:pPr>
        <w:spacing w:before="100" w:beforeAutospacing="1" w:after="100" w:afterAutospacing="1" w:line="360" w:lineRule="auto"/>
      </w:pPr>
      <w:commentRangeStart w:id="44"/>
      <w:commentRangeStart w:id="45"/>
      <w:commentRangeStart w:id="46"/>
      <w:r w:rsidRPr="006D7D0E">
        <w:rPr>
          <w:highlight w:val="yellow"/>
        </w:rPr>
        <w:lastRenderedPageBreak/>
        <w:t>Moet hier wat worden gerapporteerd?</w:t>
      </w:r>
      <w:commentRangeEnd w:id="44"/>
      <w:r w:rsidR="00FE1FCE">
        <w:rPr>
          <w:rStyle w:val="CommentReference"/>
        </w:rPr>
        <w:commentReference w:id="44"/>
      </w:r>
      <w:commentRangeEnd w:id="45"/>
      <w:r w:rsidR="000F14EE">
        <w:rPr>
          <w:rStyle w:val="CommentReference"/>
        </w:rPr>
        <w:commentReference w:id="45"/>
      </w:r>
      <w:commentRangeEnd w:id="46"/>
      <w:r w:rsidR="000F459D">
        <w:rPr>
          <w:rStyle w:val="CommentReference"/>
        </w:rPr>
        <w:commentReference w:id="46"/>
      </w:r>
    </w:p>
    <w:p w14:paraId="13501BB8" w14:textId="21B7CE2E" w:rsidR="007378A5" w:rsidRPr="006D7D0E" w:rsidRDefault="007378A5" w:rsidP="0090327F">
      <w:pPr>
        <w:spacing w:before="100" w:beforeAutospacing="1" w:after="100" w:afterAutospacing="1" w:line="360" w:lineRule="auto"/>
        <w:rPr>
          <w:color w:val="000000"/>
        </w:rPr>
      </w:pPr>
      <w:r w:rsidRPr="008A0F13">
        <w:br w:type="page"/>
      </w:r>
    </w:p>
    <w:p w14:paraId="055B103E" w14:textId="77777777" w:rsidR="001B04EB" w:rsidRPr="006D7D0E" w:rsidRDefault="001B04EB" w:rsidP="004D54D0">
      <w:pPr>
        <w:spacing w:before="100" w:beforeAutospacing="1" w:after="100" w:afterAutospacing="1" w:line="360" w:lineRule="auto"/>
      </w:pPr>
    </w:p>
    <w:p w14:paraId="42BDF5F8" w14:textId="52043C6A" w:rsidR="00E80810" w:rsidRDefault="006D7D0E" w:rsidP="00E80810">
      <w:pPr>
        <w:spacing w:line="360" w:lineRule="auto"/>
        <w:rPr>
          <w:rFonts w:ascii="Arial" w:hAnsi="Arial" w:cs="Arial"/>
          <w:lang w:val="en-GB"/>
        </w:rPr>
      </w:pPr>
      <w:r>
        <w:rPr>
          <w:rFonts w:ascii="Arial" w:hAnsi="Arial" w:cs="Arial"/>
          <w:b/>
          <w:bCs/>
          <w:noProof/>
          <w:lang w:eastAsia="nl-NL"/>
        </w:rPr>
        <w:drawing>
          <wp:inline distT="0" distB="0" distL="0" distR="0" wp14:anchorId="078E8E0C" wp14:editId="3131F54A">
            <wp:extent cx="5534108" cy="3623111"/>
            <wp:effectExtent l="0" t="0" r="0" b="0"/>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ur_1_nieuw.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55246" cy="3636950"/>
                    </a:xfrm>
                    <a:prstGeom prst="rect">
                      <a:avLst/>
                    </a:prstGeom>
                  </pic:spPr>
                </pic:pic>
              </a:graphicData>
            </a:graphic>
          </wp:inline>
        </w:drawing>
      </w:r>
      <w:r w:rsidR="00E80810" w:rsidRPr="00970464">
        <w:rPr>
          <w:rFonts w:ascii="Arial" w:hAnsi="Arial" w:cs="Arial"/>
          <w:b/>
          <w:bCs/>
          <w:lang w:val="en-GB"/>
        </w:rPr>
        <w:t>Figure 1.</w:t>
      </w:r>
      <w:r w:rsidR="00E80810" w:rsidRPr="00970464">
        <w:rPr>
          <w:rFonts w:ascii="Arial" w:hAnsi="Arial" w:cs="Arial"/>
          <w:lang w:val="en-GB"/>
        </w:rPr>
        <w:t xml:space="preserve"> Flowchart of sample selection of women who fulfilled the criteria to suffer from UTI or ASB. </w:t>
      </w:r>
    </w:p>
    <w:p w14:paraId="32D6E92C" w14:textId="77777777" w:rsidR="00D70F90" w:rsidRDefault="00D70F90" w:rsidP="00E80810">
      <w:pPr>
        <w:spacing w:line="360" w:lineRule="auto"/>
        <w:rPr>
          <w:rFonts w:ascii="Arial" w:hAnsi="Arial" w:cs="Arial"/>
          <w:lang w:val="en-GB"/>
        </w:rPr>
      </w:pPr>
    </w:p>
    <w:p w14:paraId="010DC771" w14:textId="77777777" w:rsidR="007378A5" w:rsidRDefault="007378A5">
      <w:pPr>
        <w:rPr>
          <w:rFonts w:ascii="Arial" w:hAnsi="Arial" w:cs="Arial"/>
          <w:b/>
          <w:lang w:val="en-GB"/>
        </w:rPr>
      </w:pPr>
      <w:r>
        <w:rPr>
          <w:rFonts w:ascii="Arial" w:hAnsi="Arial" w:cs="Arial"/>
          <w:b/>
          <w:lang w:val="en-GB"/>
        </w:rPr>
        <w:br w:type="page"/>
      </w:r>
    </w:p>
    <w:p w14:paraId="4E9385B7" w14:textId="45FC5288" w:rsidR="00421CA5" w:rsidRPr="008C4723" w:rsidRDefault="00421CA5" w:rsidP="00E80810">
      <w:pPr>
        <w:spacing w:line="360" w:lineRule="auto"/>
        <w:rPr>
          <w:rFonts w:ascii="Arial" w:hAnsi="Arial" w:cs="Arial"/>
          <w:b/>
          <w:lang w:val="en-GB"/>
        </w:rPr>
      </w:pPr>
      <w:r w:rsidRPr="008C4723">
        <w:rPr>
          <w:rFonts w:ascii="Arial" w:hAnsi="Arial" w:cs="Arial"/>
          <w:b/>
          <w:lang w:val="en-GB"/>
        </w:rPr>
        <w:lastRenderedPageBreak/>
        <w:t>Supplementary table 1</w:t>
      </w:r>
      <w:r w:rsidR="006137EF">
        <w:rPr>
          <w:rFonts w:ascii="Arial" w:hAnsi="Arial" w:cs="Arial"/>
          <w:b/>
          <w:lang w:val="en-GB"/>
        </w:rPr>
        <w:t>:</w:t>
      </w:r>
      <w:r w:rsidR="008C4723">
        <w:rPr>
          <w:rFonts w:ascii="Arial" w:hAnsi="Arial" w:cs="Arial"/>
          <w:b/>
          <w:lang w:val="en-GB"/>
        </w:rPr>
        <w:t xml:space="preserve"> ST types of </w:t>
      </w:r>
      <w:r w:rsidR="008C4723" w:rsidRPr="007378A5">
        <w:rPr>
          <w:rFonts w:ascii="Arial" w:hAnsi="Arial" w:cs="Arial"/>
          <w:b/>
          <w:i/>
          <w:iCs/>
          <w:lang w:val="en-GB"/>
        </w:rPr>
        <w:t>E.</w:t>
      </w:r>
      <w:r w:rsidR="00812919">
        <w:rPr>
          <w:rFonts w:ascii="Arial" w:hAnsi="Arial" w:cs="Arial"/>
          <w:b/>
          <w:i/>
          <w:iCs/>
          <w:lang w:val="en-GB"/>
        </w:rPr>
        <w:t xml:space="preserve"> </w:t>
      </w:r>
      <w:r w:rsidR="008C4723" w:rsidRPr="007378A5">
        <w:rPr>
          <w:rFonts w:ascii="Arial" w:hAnsi="Arial" w:cs="Arial"/>
          <w:b/>
          <w:i/>
          <w:iCs/>
          <w:lang w:val="en-GB"/>
        </w:rPr>
        <w:t>coli</w:t>
      </w:r>
      <w:r w:rsidR="00812919">
        <w:rPr>
          <w:rFonts w:ascii="Arial" w:hAnsi="Arial" w:cs="Arial"/>
          <w:b/>
          <w:i/>
          <w:iCs/>
          <w:lang w:val="en-GB"/>
        </w:rPr>
        <w:t xml:space="preserve"> </w:t>
      </w:r>
      <w:r w:rsidR="00812919">
        <w:rPr>
          <w:rFonts w:ascii="Arial" w:hAnsi="Arial" w:cs="Arial"/>
          <w:b/>
          <w:lang w:val="en-GB"/>
        </w:rPr>
        <w:t>isolates</w:t>
      </w:r>
      <w:r w:rsidR="008C4723">
        <w:rPr>
          <w:rFonts w:ascii="Arial" w:hAnsi="Arial" w:cs="Arial"/>
          <w:b/>
          <w:lang w:val="en-GB"/>
        </w:rPr>
        <w:t xml:space="preserve"> in UTI and ASB patients</w:t>
      </w:r>
    </w:p>
    <w:tbl>
      <w:tblPr>
        <w:tblW w:w="4678" w:type="dxa"/>
        <w:tblCellMar>
          <w:left w:w="70" w:type="dxa"/>
          <w:right w:w="70" w:type="dxa"/>
        </w:tblCellMar>
        <w:tblLook w:val="04A0" w:firstRow="1" w:lastRow="0" w:firstColumn="1" w:lastColumn="0" w:noHBand="0" w:noVBand="1"/>
      </w:tblPr>
      <w:tblGrid>
        <w:gridCol w:w="1080"/>
        <w:gridCol w:w="1420"/>
        <w:gridCol w:w="1044"/>
        <w:gridCol w:w="1134"/>
      </w:tblGrid>
      <w:tr w:rsidR="008C4723" w:rsidRPr="00421CA5" w14:paraId="3EAF7A4A" w14:textId="77777777" w:rsidTr="00AD0DD0">
        <w:trPr>
          <w:trHeight w:val="300"/>
        </w:trPr>
        <w:tc>
          <w:tcPr>
            <w:tcW w:w="1080" w:type="dxa"/>
            <w:tcBorders>
              <w:top w:val="nil"/>
              <w:left w:val="nil"/>
              <w:bottom w:val="nil"/>
              <w:right w:val="nil"/>
            </w:tcBorders>
            <w:shd w:val="clear" w:color="auto" w:fill="auto"/>
            <w:noWrap/>
            <w:vAlign w:val="bottom"/>
            <w:hideMark/>
          </w:tcPr>
          <w:p w14:paraId="43951972" w14:textId="77777777" w:rsidR="008C4723" w:rsidRPr="008C4723" w:rsidRDefault="008C4723" w:rsidP="00421CA5">
            <w:pPr>
              <w:spacing w:after="0" w:line="240" w:lineRule="auto"/>
              <w:jc w:val="center"/>
              <w:rPr>
                <w:rFonts w:ascii="Calibri" w:eastAsia="Times New Roman" w:hAnsi="Calibri" w:cs="Calibri"/>
                <w:b/>
                <w:color w:val="000000"/>
                <w:lang w:eastAsia="nl-NL"/>
              </w:rPr>
            </w:pPr>
            <w:r w:rsidRPr="008C4723">
              <w:rPr>
                <w:rFonts w:ascii="Calibri" w:eastAsia="Times New Roman" w:hAnsi="Calibri" w:cs="Calibri"/>
                <w:b/>
                <w:color w:val="000000"/>
                <w:lang w:eastAsia="nl-NL"/>
              </w:rPr>
              <w:t>ST type</w:t>
            </w:r>
          </w:p>
        </w:tc>
        <w:tc>
          <w:tcPr>
            <w:tcW w:w="1420" w:type="dxa"/>
            <w:tcBorders>
              <w:top w:val="nil"/>
              <w:left w:val="nil"/>
              <w:bottom w:val="nil"/>
              <w:right w:val="nil"/>
            </w:tcBorders>
            <w:shd w:val="clear" w:color="auto" w:fill="auto"/>
            <w:noWrap/>
            <w:vAlign w:val="bottom"/>
            <w:hideMark/>
          </w:tcPr>
          <w:p w14:paraId="49FE0C45" w14:textId="57C93B51" w:rsidR="008C4723" w:rsidRPr="008C4723" w:rsidRDefault="008C4723" w:rsidP="00421CA5">
            <w:pPr>
              <w:spacing w:after="0" w:line="240" w:lineRule="auto"/>
              <w:jc w:val="center"/>
              <w:rPr>
                <w:rFonts w:ascii="Calibri" w:eastAsia="Times New Roman" w:hAnsi="Calibri" w:cs="Calibri"/>
                <w:b/>
                <w:color w:val="000000"/>
                <w:lang w:eastAsia="nl-NL"/>
              </w:rPr>
            </w:pPr>
            <w:r w:rsidRPr="008C4723">
              <w:rPr>
                <w:rFonts w:ascii="Calibri" w:eastAsia="Times New Roman" w:hAnsi="Calibri" w:cs="Calibri"/>
                <w:b/>
                <w:color w:val="000000"/>
                <w:lang w:eastAsia="nl-NL"/>
              </w:rPr>
              <w:t>Overall, n (%)</w:t>
            </w:r>
          </w:p>
        </w:tc>
        <w:tc>
          <w:tcPr>
            <w:tcW w:w="1044" w:type="dxa"/>
            <w:tcBorders>
              <w:top w:val="nil"/>
              <w:left w:val="nil"/>
              <w:bottom w:val="nil"/>
              <w:right w:val="nil"/>
            </w:tcBorders>
            <w:shd w:val="clear" w:color="auto" w:fill="auto"/>
            <w:noWrap/>
            <w:vAlign w:val="bottom"/>
            <w:hideMark/>
          </w:tcPr>
          <w:p w14:paraId="00572337" w14:textId="74542B23" w:rsidR="008C4723" w:rsidRPr="008C4723" w:rsidRDefault="008C4723" w:rsidP="00421CA5">
            <w:pPr>
              <w:spacing w:after="0" w:line="240" w:lineRule="auto"/>
              <w:jc w:val="center"/>
              <w:rPr>
                <w:rFonts w:ascii="Calibri" w:eastAsia="Times New Roman" w:hAnsi="Calibri" w:cs="Calibri"/>
                <w:b/>
                <w:color w:val="000000"/>
                <w:lang w:eastAsia="nl-NL"/>
              </w:rPr>
            </w:pPr>
            <w:r w:rsidRPr="008C4723">
              <w:rPr>
                <w:rFonts w:ascii="Calibri" w:eastAsia="Times New Roman" w:hAnsi="Calibri" w:cs="Calibri"/>
                <w:b/>
                <w:color w:val="000000"/>
                <w:lang w:eastAsia="nl-NL"/>
              </w:rPr>
              <w:t>UTI, n (%)</w:t>
            </w:r>
          </w:p>
        </w:tc>
        <w:tc>
          <w:tcPr>
            <w:tcW w:w="1134" w:type="dxa"/>
            <w:tcBorders>
              <w:top w:val="nil"/>
              <w:left w:val="nil"/>
              <w:bottom w:val="nil"/>
              <w:right w:val="nil"/>
            </w:tcBorders>
            <w:shd w:val="clear" w:color="auto" w:fill="auto"/>
            <w:noWrap/>
            <w:vAlign w:val="bottom"/>
            <w:hideMark/>
          </w:tcPr>
          <w:p w14:paraId="4245F340" w14:textId="35ED8B85" w:rsidR="008C4723" w:rsidRPr="008C4723" w:rsidRDefault="008C4723" w:rsidP="00421CA5">
            <w:pPr>
              <w:spacing w:after="0" w:line="240" w:lineRule="auto"/>
              <w:jc w:val="center"/>
              <w:rPr>
                <w:rFonts w:ascii="Calibri" w:eastAsia="Times New Roman" w:hAnsi="Calibri" w:cs="Calibri"/>
                <w:b/>
                <w:color w:val="000000"/>
                <w:lang w:eastAsia="nl-NL"/>
              </w:rPr>
            </w:pPr>
            <w:r w:rsidRPr="008C4723">
              <w:rPr>
                <w:rFonts w:ascii="Calibri" w:eastAsia="Times New Roman" w:hAnsi="Calibri" w:cs="Calibri"/>
                <w:b/>
                <w:color w:val="000000"/>
                <w:lang w:eastAsia="nl-NL"/>
              </w:rPr>
              <w:t>ASB, n</w:t>
            </w:r>
            <w:r w:rsidR="00AD0DD0">
              <w:rPr>
                <w:rFonts w:ascii="Calibri" w:eastAsia="Times New Roman" w:hAnsi="Calibri" w:cs="Calibri"/>
                <w:b/>
                <w:color w:val="000000"/>
                <w:lang w:eastAsia="nl-NL"/>
              </w:rPr>
              <w:t xml:space="preserve"> (%)</w:t>
            </w:r>
          </w:p>
        </w:tc>
      </w:tr>
      <w:tr w:rsidR="008C4723" w:rsidRPr="00421CA5" w14:paraId="36054410" w14:textId="77777777" w:rsidTr="00AD0DD0">
        <w:trPr>
          <w:trHeight w:val="300"/>
        </w:trPr>
        <w:tc>
          <w:tcPr>
            <w:tcW w:w="1080" w:type="dxa"/>
            <w:tcBorders>
              <w:top w:val="nil"/>
              <w:left w:val="nil"/>
              <w:bottom w:val="nil"/>
              <w:right w:val="nil"/>
            </w:tcBorders>
            <w:shd w:val="clear" w:color="auto" w:fill="auto"/>
            <w:noWrap/>
            <w:vAlign w:val="bottom"/>
            <w:hideMark/>
          </w:tcPr>
          <w:p w14:paraId="6CF34784" w14:textId="77777777"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10</w:t>
            </w:r>
          </w:p>
        </w:tc>
        <w:tc>
          <w:tcPr>
            <w:tcW w:w="1420" w:type="dxa"/>
            <w:tcBorders>
              <w:top w:val="nil"/>
              <w:left w:val="nil"/>
              <w:bottom w:val="nil"/>
              <w:right w:val="nil"/>
            </w:tcBorders>
            <w:shd w:val="clear" w:color="auto" w:fill="auto"/>
            <w:noWrap/>
            <w:vAlign w:val="bottom"/>
            <w:hideMark/>
          </w:tcPr>
          <w:p w14:paraId="4C0B7C9A" w14:textId="68A5862D"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2</w:t>
            </w:r>
            <w:r>
              <w:rPr>
                <w:rFonts w:ascii="Calibri" w:eastAsia="Times New Roman" w:hAnsi="Calibri" w:cs="Calibri"/>
                <w:color w:val="000000"/>
                <w:lang w:eastAsia="nl-NL"/>
              </w:rPr>
              <w:t xml:space="preserve"> (4.3)</w:t>
            </w:r>
          </w:p>
        </w:tc>
        <w:tc>
          <w:tcPr>
            <w:tcW w:w="1044" w:type="dxa"/>
            <w:tcBorders>
              <w:top w:val="nil"/>
              <w:left w:val="nil"/>
              <w:bottom w:val="nil"/>
              <w:right w:val="nil"/>
            </w:tcBorders>
            <w:shd w:val="clear" w:color="auto" w:fill="auto"/>
            <w:noWrap/>
            <w:vAlign w:val="bottom"/>
            <w:hideMark/>
          </w:tcPr>
          <w:p w14:paraId="00A2DDF0" w14:textId="3E533F22"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2</w:t>
            </w:r>
            <w:r>
              <w:rPr>
                <w:rFonts w:ascii="Calibri" w:eastAsia="Times New Roman" w:hAnsi="Calibri" w:cs="Calibri"/>
                <w:color w:val="000000"/>
                <w:lang w:eastAsia="nl-NL"/>
              </w:rPr>
              <w:t xml:space="preserve"> (6.5)</w:t>
            </w:r>
          </w:p>
        </w:tc>
        <w:tc>
          <w:tcPr>
            <w:tcW w:w="1134" w:type="dxa"/>
            <w:tcBorders>
              <w:top w:val="nil"/>
              <w:left w:val="nil"/>
              <w:bottom w:val="nil"/>
              <w:right w:val="nil"/>
            </w:tcBorders>
            <w:shd w:val="clear" w:color="auto" w:fill="auto"/>
            <w:noWrap/>
            <w:vAlign w:val="bottom"/>
            <w:hideMark/>
          </w:tcPr>
          <w:p w14:paraId="527DB06F" w14:textId="7883F9D7"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0</w:t>
            </w:r>
            <w:r>
              <w:rPr>
                <w:rFonts w:ascii="Calibri" w:eastAsia="Times New Roman" w:hAnsi="Calibri" w:cs="Calibri"/>
                <w:color w:val="000000"/>
                <w:lang w:eastAsia="nl-NL"/>
              </w:rPr>
              <w:t xml:space="preserve"> (0)</w:t>
            </w:r>
          </w:p>
        </w:tc>
      </w:tr>
      <w:tr w:rsidR="008C4723" w:rsidRPr="00421CA5" w14:paraId="769D9789" w14:textId="77777777" w:rsidTr="00AD0DD0">
        <w:trPr>
          <w:trHeight w:val="300"/>
        </w:trPr>
        <w:tc>
          <w:tcPr>
            <w:tcW w:w="1080" w:type="dxa"/>
            <w:tcBorders>
              <w:top w:val="nil"/>
              <w:left w:val="nil"/>
              <w:bottom w:val="nil"/>
              <w:right w:val="nil"/>
            </w:tcBorders>
            <w:shd w:val="clear" w:color="auto" w:fill="auto"/>
            <w:noWrap/>
            <w:vAlign w:val="bottom"/>
            <w:hideMark/>
          </w:tcPr>
          <w:p w14:paraId="0310EABD" w14:textId="77777777"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12</w:t>
            </w:r>
          </w:p>
        </w:tc>
        <w:tc>
          <w:tcPr>
            <w:tcW w:w="1420" w:type="dxa"/>
            <w:tcBorders>
              <w:top w:val="nil"/>
              <w:left w:val="nil"/>
              <w:bottom w:val="nil"/>
              <w:right w:val="nil"/>
            </w:tcBorders>
            <w:shd w:val="clear" w:color="auto" w:fill="auto"/>
            <w:noWrap/>
            <w:vAlign w:val="bottom"/>
            <w:hideMark/>
          </w:tcPr>
          <w:p w14:paraId="3B0A0EBB" w14:textId="542D519E"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2</w:t>
            </w:r>
            <w:r>
              <w:rPr>
                <w:rFonts w:ascii="Calibri" w:eastAsia="Times New Roman" w:hAnsi="Calibri" w:cs="Calibri"/>
                <w:color w:val="000000"/>
                <w:lang w:eastAsia="nl-NL"/>
              </w:rPr>
              <w:t xml:space="preserve"> (4.3)</w:t>
            </w:r>
          </w:p>
        </w:tc>
        <w:tc>
          <w:tcPr>
            <w:tcW w:w="1044" w:type="dxa"/>
            <w:tcBorders>
              <w:top w:val="nil"/>
              <w:left w:val="nil"/>
              <w:bottom w:val="nil"/>
              <w:right w:val="nil"/>
            </w:tcBorders>
            <w:shd w:val="clear" w:color="auto" w:fill="auto"/>
            <w:noWrap/>
            <w:vAlign w:val="bottom"/>
            <w:hideMark/>
          </w:tcPr>
          <w:p w14:paraId="420844BC" w14:textId="39EE4861"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w:t>
            </w:r>
            <w:r>
              <w:rPr>
                <w:rFonts w:ascii="Calibri" w:eastAsia="Times New Roman" w:hAnsi="Calibri" w:cs="Calibri"/>
                <w:color w:val="000000"/>
                <w:lang w:eastAsia="nl-NL"/>
              </w:rPr>
              <w:t xml:space="preserve"> (3.2)</w:t>
            </w:r>
          </w:p>
        </w:tc>
        <w:tc>
          <w:tcPr>
            <w:tcW w:w="1134" w:type="dxa"/>
            <w:tcBorders>
              <w:top w:val="nil"/>
              <w:left w:val="nil"/>
              <w:bottom w:val="nil"/>
              <w:right w:val="nil"/>
            </w:tcBorders>
            <w:shd w:val="clear" w:color="auto" w:fill="auto"/>
            <w:noWrap/>
            <w:vAlign w:val="bottom"/>
            <w:hideMark/>
          </w:tcPr>
          <w:p w14:paraId="40660D2D" w14:textId="3E84134C"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w:t>
            </w:r>
            <w:r>
              <w:rPr>
                <w:rFonts w:ascii="Calibri" w:eastAsia="Times New Roman" w:hAnsi="Calibri" w:cs="Calibri"/>
                <w:color w:val="000000"/>
                <w:lang w:eastAsia="nl-NL"/>
              </w:rPr>
              <w:t xml:space="preserve"> (6.7)</w:t>
            </w:r>
          </w:p>
        </w:tc>
      </w:tr>
      <w:tr w:rsidR="008C4723" w:rsidRPr="00421CA5" w14:paraId="7F84FB98" w14:textId="77777777" w:rsidTr="00AD0DD0">
        <w:trPr>
          <w:trHeight w:val="300"/>
        </w:trPr>
        <w:tc>
          <w:tcPr>
            <w:tcW w:w="1080" w:type="dxa"/>
            <w:tcBorders>
              <w:top w:val="nil"/>
              <w:left w:val="nil"/>
              <w:bottom w:val="nil"/>
              <w:right w:val="nil"/>
            </w:tcBorders>
            <w:shd w:val="clear" w:color="auto" w:fill="auto"/>
            <w:noWrap/>
            <w:vAlign w:val="bottom"/>
            <w:hideMark/>
          </w:tcPr>
          <w:p w14:paraId="16CB52CA" w14:textId="77777777"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59</w:t>
            </w:r>
          </w:p>
        </w:tc>
        <w:tc>
          <w:tcPr>
            <w:tcW w:w="1420" w:type="dxa"/>
            <w:tcBorders>
              <w:top w:val="nil"/>
              <w:left w:val="nil"/>
              <w:bottom w:val="nil"/>
              <w:right w:val="nil"/>
            </w:tcBorders>
            <w:shd w:val="clear" w:color="auto" w:fill="auto"/>
            <w:noWrap/>
            <w:vAlign w:val="bottom"/>
            <w:hideMark/>
          </w:tcPr>
          <w:p w14:paraId="1133D824" w14:textId="703533DA"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2</w:t>
            </w:r>
            <w:r>
              <w:rPr>
                <w:rFonts w:ascii="Calibri" w:eastAsia="Times New Roman" w:hAnsi="Calibri" w:cs="Calibri"/>
                <w:color w:val="000000"/>
                <w:lang w:eastAsia="nl-NL"/>
              </w:rPr>
              <w:t xml:space="preserve"> (4.3)</w:t>
            </w:r>
          </w:p>
        </w:tc>
        <w:tc>
          <w:tcPr>
            <w:tcW w:w="1044" w:type="dxa"/>
            <w:tcBorders>
              <w:top w:val="nil"/>
              <w:left w:val="nil"/>
              <w:bottom w:val="nil"/>
              <w:right w:val="nil"/>
            </w:tcBorders>
            <w:shd w:val="clear" w:color="auto" w:fill="auto"/>
            <w:noWrap/>
            <w:vAlign w:val="bottom"/>
            <w:hideMark/>
          </w:tcPr>
          <w:p w14:paraId="1296708F" w14:textId="0EFDEA30"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2</w:t>
            </w:r>
            <w:r>
              <w:rPr>
                <w:rFonts w:ascii="Calibri" w:eastAsia="Times New Roman" w:hAnsi="Calibri" w:cs="Calibri"/>
                <w:color w:val="000000"/>
                <w:lang w:eastAsia="nl-NL"/>
              </w:rPr>
              <w:t xml:space="preserve"> (6.5)</w:t>
            </w:r>
          </w:p>
        </w:tc>
        <w:tc>
          <w:tcPr>
            <w:tcW w:w="1134" w:type="dxa"/>
            <w:tcBorders>
              <w:top w:val="nil"/>
              <w:left w:val="nil"/>
              <w:bottom w:val="nil"/>
              <w:right w:val="nil"/>
            </w:tcBorders>
            <w:shd w:val="clear" w:color="auto" w:fill="auto"/>
            <w:noWrap/>
            <w:vAlign w:val="bottom"/>
            <w:hideMark/>
          </w:tcPr>
          <w:p w14:paraId="42EBD51A" w14:textId="28517620"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0</w:t>
            </w:r>
            <w:r>
              <w:rPr>
                <w:rFonts w:ascii="Calibri" w:eastAsia="Times New Roman" w:hAnsi="Calibri" w:cs="Calibri"/>
                <w:color w:val="000000"/>
                <w:lang w:eastAsia="nl-NL"/>
              </w:rPr>
              <w:t xml:space="preserve"> (0)</w:t>
            </w:r>
          </w:p>
        </w:tc>
      </w:tr>
      <w:tr w:rsidR="008C4723" w:rsidRPr="00421CA5" w14:paraId="54266D93" w14:textId="77777777" w:rsidTr="00AD0DD0">
        <w:trPr>
          <w:trHeight w:val="300"/>
        </w:trPr>
        <w:tc>
          <w:tcPr>
            <w:tcW w:w="1080" w:type="dxa"/>
            <w:tcBorders>
              <w:top w:val="nil"/>
              <w:left w:val="nil"/>
              <w:bottom w:val="nil"/>
              <w:right w:val="nil"/>
            </w:tcBorders>
            <w:shd w:val="clear" w:color="auto" w:fill="auto"/>
            <w:noWrap/>
            <w:vAlign w:val="bottom"/>
            <w:hideMark/>
          </w:tcPr>
          <w:p w14:paraId="2BB4E3B1" w14:textId="77777777"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69</w:t>
            </w:r>
          </w:p>
        </w:tc>
        <w:tc>
          <w:tcPr>
            <w:tcW w:w="1420" w:type="dxa"/>
            <w:tcBorders>
              <w:top w:val="nil"/>
              <w:left w:val="nil"/>
              <w:bottom w:val="nil"/>
              <w:right w:val="nil"/>
            </w:tcBorders>
            <w:shd w:val="clear" w:color="auto" w:fill="auto"/>
            <w:noWrap/>
            <w:vAlign w:val="bottom"/>
            <w:hideMark/>
          </w:tcPr>
          <w:p w14:paraId="558FBF50" w14:textId="6A2F8BC5"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4</w:t>
            </w:r>
            <w:r>
              <w:rPr>
                <w:rFonts w:ascii="Calibri" w:eastAsia="Times New Roman" w:hAnsi="Calibri" w:cs="Calibri"/>
                <w:color w:val="000000"/>
                <w:lang w:eastAsia="nl-NL"/>
              </w:rPr>
              <w:t xml:space="preserve"> (8.7)</w:t>
            </w:r>
          </w:p>
        </w:tc>
        <w:tc>
          <w:tcPr>
            <w:tcW w:w="1044" w:type="dxa"/>
            <w:tcBorders>
              <w:top w:val="nil"/>
              <w:left w:val="nil"/>
              <w:bottom w:val="nil"/>
              <w:right w:val="nil"/>
            </w:tcBorders>
            <w:shd w:val="clear" w:color="auto" w:fill="auto"/>
            <w:noWrap/>
            <w:vAlign w:val="bottom"/>
            <w:hideMark/>
          </w:tcPr>
          <w:p w14:paraId="71FE82E8" w14:textId="219461D2"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2</w:t>
            </w:r>
            <w:r>
              <w:rPr>
                <w:rFonts w:ascii="Calibri" w:eastAsia="Times New Roman" w:hAnsi="Calibri" w:cs="Calibri"/>
                <w:color w:val="000000"/>
                <w:lang w:eastAsia="nl-NL"/>
              </w:rPr>
              <w:t xml:space="preserve"> (6.5)</w:t>
            </w:r>
          </w:p>
        </w:tc>
        <w:tc>
          <w:tcPr>
            <w:tcW w:w="1134" w:type="dxa"/>
            <w:tcBorders>
              <w:top w:val="nil"/>
              <w:left w:val="nil"/>
              <w:bottom w:val="nil"/>
              <w:right w:val="nil"/>
            </w:tcBorders>
            <w:shd w:val="clear" w:color="auto" w:fill="auto"/>
            <w:noWrap/>
            <w:vAlign w:val="bottom"/>
            <w:hideMark/>
          </w:tcPr>
          <w:p w14:paraId="7506E7E5" w14:textId="75FBB1E1"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2</w:t>
            </w:r>
            <w:r>
              <w:rPr>
                <w:rFonts w:ascii="Calibri" w:eastAsia="Times New Roman" w:hAnsi="Calibri" w:cs="Calibri"/>
                <w:color w:val="000000"/>
                <w:lang w:eastAsia="nl-NL"/>
              </w:rPr>
              <w:t xml:space="preserve"> (13.3)</w:t>
            </w:r>
          </w:p>
        </w:tc>
      </w:tr>
      <w:tr w:rsidR="008C4723" w:rsidRPr="00421CA5" w14:paraId="54BFE992" w14:textId="77777777" w:rsidTr="00AD0DD0">
        <w:trPr>
          <w:trHeight w:val="300"/>
        </w:trPr>
        <w:tc>
          <w:tcPr>
            <w:tcW w:w="1080" w:type="dxa"/>
            <w:tcBorders>
              <w:top w:val="nil"/>
              <w:left w:val="nil"/>
              <w:bottom w:val="nil"/>
              <w:right w:val="nil"/>
            </w:tcBorders>
            <w:shd w:val="clear" w:color="auto" w:fill="auto"/>
            <w:noWrap/>
            <w:vAlign w:val="bottom"/>
            <w:hideMark/>
          </w:tcPr>
          <w:p w14:paraId="614681F5" w14:textId="77777777"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73</w:t>
            </w:r>
          </w:p>
        </w:tc>
        <w:tc>
          <w:tcPr>
            <w:tcW w:w="1420" w:type="dxa"/>
            <w:tcBorders>
              <w:top w:val="nil"/>
              <w:left w:val="nil"/>
              <w:bottom w:val="nil"/>
              <w:right w:val="nil"/>
            </w:tcBorders>
            <w:shd w:val="clear" w:color="auto" w:fill="auto"/>
            <w:noWrap/>
            <w:vAlign w:val="bottom"/>
            <w:hideMark/>
          </w:tcPr>
          <w:p w14:paraId="68F480DF" w14:textId="5B7CD456"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4</w:t>
            </w:r>
            <w:r>
              <w:rPr>
                <w:rFonts w:ascii="Calibri" w:eastAsia="Times New Roman" w:hAnsi="Calibri" w:cs="Calibri"/>
                <w:color w:val="000000"/>
                <w:lang w:eastAsia="nl-NL"/>
              </w:rPr>
              <w:t xml:space="preserve"> (8.7)</w:t>
            </w:r>
          </w:p>
        </w:tc>
        <w:tc>
          <w:tcPr>
            <w:tcW w:w="1044" w:type="dxa"/>
            <w:tcBorders>
              <w:top w:val="nil"/>
              <w:left w:val="nil"/>
              <w:bottom w:val="nil"/>
              <w:right w:val="nil"/>
            </w:tcBorders>
            <w:shd w:val="clear" w:color="auto" w:fill="auto"/>
            <w:noWrap/>
            <w:vAlign w:val="bottom"/>
            <w:hideMark/>
          </w:tcPr>
          <w:p w14:paraId="48DC53B2" w14:textId="1E78B5A4"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3</w:t>
            </w:r>
            <w:r>
              <w:rPr>
                <w:rFonts w:ascii="Calibri" w:eastAsia="Times New Roman" w:hAnsi="Calibri" w:cs="Calibri"/>
                <w:color w:val="000000"/>
                <w:lang w:eastAsia="nl-NL"/>
              </w:rPr>
              <w:t xml:space="preserve"> (9.7)</w:t>
            </w:r>
          </w:p>
        </w:tc>
        <w:tc>
          <w:tcPr>
            <w:tcW w:w="1134" w:type="dxa"/>
            <w:tcBorders>
              <w:top w:val="nil"/>
              <w:left w:val="nil"/>
              <w:bottom w:val="nil"/>
              <w:right w:val="nil"/>
            </w:tcBorders>
            <w:shd w:val="clear" w:color="auto" w:fill="auto"/>
            <w:noWrap/>
            <w:vAlign w:val="bottom"/>
            <w:hideMark/>
          </w:tcPr>
          <w:p w14:paraId="22A993C5" w14:textId="17FAD2BB"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w:t>
            </w:r>
            <w:r>
              <w:rPr>
                <w:rFonts w:ascii="Calibri" w:eastAsia="Times New Roman" w:hAnsi="Calibri" w:cs="Calibri"/>
                <w:color w:val="000000"/>
                <w:lang w:eastAsia="nl-NL"/>
              </w:rPr>
              <w:t xml:space="preserve"> (6.7)</w:t>
            </w:r>
          </w:p>
        </w:tc>
      </w:tr>
      <w:tr w:rsidR="008C4723" w:rsidRPr="00421CA5" w14:paraId="498CE5A6" w14:textId="77777777" w:rsidTr="00AD0DD0">
        <w:trPr>
          <w:trHeight w:val="300"/>
        </w:trPr>
        <w:tc>
          <w:tcPr>
            <w:tcW w:w="1080" w:type="dxa"/>
            <w:tcBorders>
              <w:top w:val="nil"/>
              <w:left w:val="nil"/>
              <w:bottom w:val="nil"/>
              <w:right w:val="nil"/>
            </w:tcBorders>
            <w:shd w:val="clear" w:color="auto" w:fill="auto"/>
            <w:noWrap/>
            <w:vAlign w:val="bottom"/>
            <w:hideMark/>
          </w:tcPr>
          <w:p w14:paraId="61706A97" w14:textId="77777777"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88</w:t>
            </w:r>
          </w:p>
        </w:tc>
        <w:tc>
          <w:tcPr>
            <w:tcW w:w="1420" w:type="dxa"/>
            <w:tcBorders>
              <w:top w:val="nil"/>
              <w:left w:val="nil"/>
              <w:bottom w:val="nil"/>
              <w:right w:val="nil"/>
            </w:tcBorders>
            <w:shd w:val="clear" w:color="auto" w:fill="auto"/>
            <w:noWrap/>
            <w:vAlign w:val="bottom"/>
            <w:hideMark/>
          </w:tcPr>
          <w:p w14:paraId="30B619EB" w14:textId="39393FCE"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w:t>
            </w:r>
            <w:r>
              <w:rPr>
                <w:rFonts w:ascii="Calibri" w:eastAsia="Times New Roman" w:hAnsi="Calibri" w:cs="Calibri"/>
                <w:color w:val="000000"/>
                <w:lang w:eastAsia="nl-NL"/>
              </w:rPr>
              <w:t xml:space="preserve"> (2.2)</w:t>
            </w:r>
          </w:p>
        </w:tc>
        <w:tc>
          <w:tcPr>
            <w:tcW w:w="1044" w:type="dxa"/>
            <w:tcBorders>
              <w:top w:val="nil"/>
              <w:left w:val="nil"/>
              <w:bottom w:val="nil"/>
              <w:right w:val="nil"/>
            </w:tcBorders>
            <w:shd w:val="clear" w:color="auto" w:fill="auto"/>
            <w:noWrap/>
            <w:vAlign w:val="bottom"/>
            <w:hideMark/>
          </w:tcPr>
          <w:p w14:paraId="725AAFFD" w14:textId="386A0080"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w:t>
            </w:r>
            <w:r>
              <w:rPr>
                <w:rFonts w:ascii="Calibri" w:eastAsia="Times New Roman" w:hAnsi="Calibri" w:cs="Calibri"/>
                <w:color w:val="000000"/>
                <w:lang w:eastAsia="nl-NL"/>
              </w:rPr>
              <w:t xml:space="preserve"> (3.2)</w:t>
            </w:r>
          </w:p>
        </w:tc>
        <w:tc>
          <w:tcPr>
            <w:tcW w:w="1134" w:type="dxa"/>
            <w:tcBorders>
              <w:top w:val="nil"/>
              <w:left w:val="nil"/>
              <w:bottom w:val="nil"/>
              <w:right w:val="nil"/>
            </w:tcBorders>
            <w:shd w:val="clear" w:color="auto" w:fill="auto"/>
            <w:noWrap/>
            <w:vAlign w:val="bottom"/>
            <w:hideMark/>
          </w:tcPr>
          <w:p w14:paraId="55DB5413" w14:textId="076F1994"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0</w:t>
            </w:r>
            <w:r>
              <w:rPr>
                <w:rFonts w:ascii="Calibri" w:eastAsia="Times New Roman" w:hAnsi="Calibri" w:cs="Calibri"/>
                <w:color w:val="000000"/>
                <w:lang w:eastAsia="nl-NL"/>
              </w:rPr>
              <w:t xml:space="preserve"> (0)</w:t>
            </w:r>
          </w:p>
        </w:tc>
      </w:tr>
      <w:tr w:rsidR="008C4723" w:rsidRPr="00421CA5" w14:paraId="7EF2546F" w14:textId="77777777" w:rsidTr="00AD0DD0">
        <w:trPr>
          <w:trHeight w:val="300"/>
        </w:trPr>
        <w:tc>
          <w:tcPr>
            <w:tcW w:w="1080" w:type="dxa"/>
            <w:tcBorders>
              <w:top w:val="nil"/>
              <w:left w:val="nil"/>
              <w:bottom w:val="nil"/>
              <w:right w:val="nil"/>
            </w:tcBorders>
            <w:shd w:val="clear" w:color="auto" w:fill="auto"/>
            <w:noWrap/>
            <w:vAlign w:val="bottom"/>
            <w:hideMark/>
          </w:tcPr>
          <w:p w14:paraId="3D52E66C" w14:textId="77777777"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91</w:t>
            </w:r>
          </w:p>
        </w:tc>
        <w:tc>
          <w:tcPr>
            <w:tcW w:w="1420" w:type="dxa"/>
            <w:tcBorders>
              <w:top w:val="nil"/>
              <w:left w:val="nil"/>
              <w:bottom w:val="nil"/>
              <w:right w:val="nil"/>
            </w:tcBorders>
            <w:shd w:val="clear" w:color="auto" w:fill="auto"/>
            <w:noWrap/>
            <w:vAlign w:val="bottom"/>
            <w:hideMark/>
          </w:tcPr>
          <w:p w14:paraId="305EA443" w14:textId="2C609834"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w:t>
            </w:r>
            <w:r>
              <w:rPr>
                <w:rFonts w:ascii="Calibri" w:eastAsia="Times New Roman" w:hAnsi="Calibri" w:cs="Calibri"/>
                <w:color w:val="000000"/>
                <w:lang w:eastAsia="nl-NL"/>
              </w:rPr>
              <w:t xml:space="preserve"> (2.2)</w:t>
            </w:r>
          </w:p>
        </w:tc>
        <w:tc>
          <w:tcPr>
            <w:tcW w:w="1044" w:type="dxa"/>
            <w:tcBorders>
              <w:top w:val="nil"/>
              <w:left w:val="nil"/>
              <w:bottom w:val="nil"/>
              <w:right w:val="nil"/>
            </w:tcBorders>
            <w:shd w:val="clear" w:color="auto" w:fill="auto"/>
            <w:noWrap/>
            <w:vAlign w:val="bottom"/>
            <w:hideMark/>
          </w:tcPr>
          <w:p w14:paraId="0C37FE8D" w14:textId="463891E4"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0</w:t>
            </w:r>
            <w:r>
              <w:rPr>
                <w:rFonts w:ascii="Calibri" w:eastAsia="Times New Roman" w:hAnsi="Calibri" w:cs="Calibri"/>
                <w:color w:val="000000"/>
                <w:lang w:eastAsia="nl-NL"/>
              </w:rPr>
              <w:t xml:space="preserve"> (0)</w:t>
            </w:r>
          </w:p>
        </w:tc>
        <w:tc>
          <w:tcPr>
            <w:tcW w:w="1134" w:type="dxa"/>
            <w:tcBorders>
              <w:top w:val="nil"/>
              <w:left w:val="nil"/>
              <w:bottom w:val="nil"/>
              <w:right w:val="nil"/>
            </w:tcBorders>
            <w:shd w:val="clear" w:color="auto" w:fill="auto"/>
            <w:noWrap/>
            <w:vAlign w:val="bottom"/>
            <w:hideMark/>
          </w:tcPr>
          <w:p w14:paraId="6ECA5B26" w14:textId="30A7CF07"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w:t>
            </w:r>
            <w:r>
              <w:rPr>
                <w:rFonts w:ascii="Calibri" w:eastAsia="Times New Roman" w:hAnsi="Calibri" w:cs="Calibri"/>
                <w:color w:val="000000"/>
                <w:lang w:eastAsia="nl-NL"/>
              </w:rPr>
              <w:t xml:space="preserve"> (6.7)</w:t>
            </w:r>
          </w:p>
        </w:tc>
      </w:tr>
      <w:tr w:rsidR="008C4723" w:rsidRPr="00421CA5" w14:paraId="0202FCB5" w14:textId="77777777" w:rsidTr="00AD0DD0">
        <w:trPr>
          <w:trHeight w:val="300"/>
        </w:trPr>
        <w:tc>
          <w:tcPr>
            <w:tcW w:w="1080" w:type="dxa"/>
            <w:tcBorders>
              <w:top w:val="nil"/>
              <w:left w:val="nil"/>
              <w:bottom w:val="nil"/>
              <w:right w:val="nil"/>
            </w:tcBorders>
            <w:shd w:val="clear" w:color="auto" w:fill="auto"/>
            <w:noWrap/>
            <w:vAlign w:val="bottom"/>
            <w:hideMark/>
          </w:tcPr>
          <w:p w14:paraId="319E112C" w14:textId="77777777"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95</w:t>
            </w:r>
          </w:p>
        </w:tc>
        <w:tc>
          <w:tcPr>
            <w:tcW w:w="1420" w:type="dxa"/>
            <w:tcBorders>
              <w:top w:val="nil"/>
              <w:left w:val="nil"/>
              <w:bottom w:val="nil"/>
              <w:right w:val="nil"/>
            </w:tcBorders>
            <w:shd w:val="clear" w:color="auto" w:fill="auto"/>
            <w:noWrap/>
            <w:vAlign w:val="bottom"/>
            <w:hideMark/>
          </w:tcPr>
          <w:p w14:paraId="18059FBA" w14:textId="4A452D89"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3</w:t>
            </w:r>
            <w:r>
              <w:rPr>
                <w:rFonts w:ascii="Calibri" w:eastAsia="Times New Roman" w:hAnsi="Calibri" w:cs="Calibri"/>
                <w:color w:val="000000"/>
                <w:lang w:eastAsia="nl-NL"/>
              </w:rPr>
              <w:t xml:space="preserve"> (6.5)</w:t>
            </w:r>
          </w:p>
        </w:tc>
        <w:tc>
          <w:tcPr>
            <w:tcW w:w="1044" w:type="dxa"/>
            <w:tcBorders>
              <w:top w:val="nil"/>
              <w:left w:val="nil"/>
              <w:bottom w:val="nil"/>
              <w:right w:val="nil"/>
            </w:tcBorders>
            <w:shd w:val="clear" w:color="auto" w:fill="auto"/>
            <w:noWrap/>
            <w:vAlign w:val="bottom"/>
            <w:hideMark/>
          </w:tcPr>
          <w:p w14:paraId="2239FE3B" w14:textId="5548E2D9"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w:t>
            </w:r>
            <w:r>
              <w:rPr>
                <w:rFonts w:ascii="Calibri" w:eastAsia="Times New Roman" w:hAnsi="Calibri" w:cs="Calibri"/>
                <w:color w:val="000000"/>
                <w:lang w:eastAsia="nl-NL"/>
              </w:rPr>
              <w:t xml:space="preserve"> (3.2)</w:t>
            </w:r>
          </w:p>
        </w:tc>
        <w:tc>
          <w:tcPr>
            <w:tcW w:w="1134" w:type="dxa"/>
            <w:tcBorders>
              <w:top w:val="nil"/>
              <w:left w:val="nil"/>
              <w:bottom w:val="nil"/>
              <w:right w:val="nil"/>
            </w:tcBorders>
            <w:shd w:val="clear" w:color="auto" w:fill="auto"/>
            <w:noWrap/>
            <w:vAlign w:val="bottom"/>
            <w:hideMark/>
          </w:tcPr>
          <w:p w14:paraId="5B3BF663" w14:textId="61247C22"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2</w:t>
            </w:r>
            <w:r>
              <w:rPr>
                <w:rFonts w:ascii="Calibri" w:eastAsia="Times New Roman" w:hAnsi="Calibri" w:cs="Calibri"/>
                <w:color w:val="000000"/>
                <w:lang w:eastAsia="nl-NL"/>
              </w:rPr>
              <w:t xml:space="preserve"> (13.3)</w:t>
            </w:r>
          </w:p>
        </w:tc>
      </w:tr>
      <w:tr w:rsidR="008C4723" w:rsidRPr="00421CA5" w14:paraId="381BB1AE" w14:textId="77777777" w:rsidTr="00AD0DD0">
        <w:trPr>
          <w:trHeight w:val="300"/>
        </w:trPr>
        <w:tc>
          <w:tcPr>
            <w:tcW w:w="1080" w:type="dxa"/>
            <w:tcBorders>
              <w:top w:val="nil"/>
              <w:left w:val="nil"/>
              <w:bottom w:val="nil"/>
              <w:right w:val="nil"/>
            </w:tcBorders>
            <w:shd w:val="clear" w:color="auto" w:fill="auto"/>
            <w:noWrap/>
            <w:vAlign w:val="bottom"/>
            <w:hideMark/>
          </w:tcPr>
          <w:p w14:paraId="47A56CCB" w14:textId="77777777"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127</w:t>
            </w:r>
          </w:p>
        </w:tc>
        <w:tc>
          <w:tcPr>
            <w:tcW w:w="1420" w:type="dxa"/>
            <w:tcBorders>
              <w:top w:val="nil"/>
              <w:left w:val="nil"/>
              <w:bottom w:val="nil"/>
              <w:right w:val="nil"/>
            </w:tcBorders>
            <w:shd w:val="clear" w:color="auto" w:fill="auto"/>
            <w:noWrap/>
            <w:vAlign w:val="bottom"/>
            <w:hideMark/>
          </w:tcPr>
          <w:p w14:paraId="304B74B3" w14:textId="5153990A"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w:t>
            </w:r>
            <w:r>
              <w:rPr>
                <w:rFonts w:ascii="Calibri" w:eastAsia="Times New Roman" w:hAnsi="Calibri" w:cs="Calibri"/>
                <w:color w:val="000000"/>
                <w:lang w:eastAsia="nl-NL"/>
              </w:rPr>
              <w:t xml:space="preserve"> (2.2)</w:t>
            </w:r>
          </w:p>
        </w:tc>
        <w:tc>
          <w:tcPr>
            <w:tcW w:w="1044" w:type="dxa"/>
            <w:tcBorders>
              <w:top w:val="nil"/>
              <w:left w:val="nil"/>
              <w:bottom w:val="nil"/>
              <w:right w:val="nil"/>
            </w:tcBorders>
            <w:shd w:val="clear" w:color="auto" w:fill="auto"/>
            <w:noWrap/>
            <w:vAlign w:val="bottom"/>
            <w:hideMark/>
          </w:tcPr>
          <w:p w14:paraId="08D65CC1" w14:textId="39B424D0"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w:t>
            </w:r>
            <w:r>
              <w:rPr>
                <w:rFonts w:ascii="Calibri" w:eastAsia="Times New Roman" w:hAnsi="Calibri" w:cs="Calibri"/>
                <w:color w:val="000000"/>
                <w:lang w:eastAsia="nl-NL"/>
              </w:rPr>
              <w:t xml:space="preserve"> (3.2)</w:t>
            </w:r>
          </w:p>
        </w:tc>
        <w:tc>
          <w:tcPr>
            <w:tcW w:w="1134" w:type="dxa"/>
            <w:tcBorders>
              <w:top w:val="nil"/>
              <w:left w:val="nil"/>
              <w:bottom w:val="nil"/>
              <w:right w:val="nil"/>
            </w:tcBorders>
            <w:shd w:val="clear" w:color="auto" w:fill="auto"/>
            <w:noWrap/>
            <w:vAlign w:val="bottom"/>
            <w:hideMark/>
          </w:tcPr>
          <w:p w14:paraId="7D4FEEF0" w14:textId="31DFE5BA"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0</w:t>
            </w:r>
            <w:r>
              <w:rPr>
                <w:rFonts w:ascii="Calibri" w:eastAsia="Times New Roman" w:hAnsi="Calibri" w:cs="Calibri"/>
                <w:color w:val="000000"/>
                <w:lang w:eastAsia="nl-NL"/>
              </w:rPr>
              <w:t xml:space="preserve"> (0)</w:t>
            </w:r>
          </w:p>
        </w:tc>
      </w:tr>
      <w:tr w:rsidR="008C4723" w:rsidRPr="00421CA5" w14:paraId="73EE323D" w14:textId="77777777" w:rsidTr="00AD0DD0">
        <w:trPr>
          <w:trHeight w:val="300"/>
        </w:trPr>
        <w:tc>
          <w:tcPr>
            <w:tcW w:w="1080" w:type="dxa"/>
            <w:tcBorders>
              <w:top w:val="nil"/>
              <w:left w:val="nil"/>
              <w:bottom w:val="nil"/>
              <w:right w:val="nil"/>
            </w:tcBorders>
            <w:shd w:val="clear" w:color="auto" w:fill="auto"/>
            <w:noWrap/>
            <w:vAlign w:val="bottom"/>
            <w:hideMark/>
          </w:tcPr>
          <w:p w14:paraId="197C394E" w14:textId="77777777"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131</w:t>
            </w:r>
          </w:p>
        </w:tc>
        <w:tc>
          <w:tcPr>
            <w:tcW w:w="1420" w:type="dxa"/>
            <w:tcBorders>
              <w:top w:val="nil"/>
              <w:left w:val="nil"/>
              <w:bottom w:val="nil"/>
              <w:right w:val="nil"/>
            </w:tcBorders>
            <w:shd w:val="clear" w:color="auto" w:fill="auto"/>
            <w:noWrap/>
            <w:vAlign w:val="bottom"/>
            <w:hideMark/>
          </w:tcPr>
          <w:p w14:paraId="4DAF17B0" w14:textId="2BCC16AD"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2</w:t>
            </w:r>
            <w:r>
              <w:rPr>
                <w:rFonts w:ascii="Calibri" w:eastAsia="Times New Roman" w:hAnsi="Calibri" w:cs="Calibri"/>
                <w:color w:val="000000"/>
                <w:lang w:eastAsia="nl-NL"/>
              </w:rPr>
              <w:t xml:space="preserve"> (4.3)</w:t>
            </w:r>
          </w:p>
        </w:tc>
        <w:tc>
          <w:tcPr>
            <w:tcW w:w="1044" w:type="dxa"/>
            <w:tcBorders>
              <w:top w:val="nil"/>
              <w:left w:val="nil"/>
              <w:bottom w:val="nil"/>
              <w:right w:val="nil"/>
            </w:tcBorders>
            <w:shd w:val="clear" w:color="auto" w:fill="auto"/>
            <w:noWrap/>
            <w:vAlign w:val="bottom"/>
            <w:hideMark/>
          </w:tcPr>
          <w:p w14:paraId="36B063D4" w14:textId="3B16B43C"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0</w:t>
            </w:r>
            <w:r>
              <w:rPr>
                <w:rFonts w:ascii="Calibri" w:eastAsia="Times New Roman" w:hAnsi="Calibri" w:cs="Calibri"/>
                <w:color w:val="000000"/>
                <w:lang w:eastAsia="nl-NL"/>
              </w:rPr>
              <w:t xml:space="preserve"> (0)</w:t>
            </w:r>
          </w:p>
        </w:tc>
        <w:tc>
          <w:tcPr>
            <w:tcW w:w="1134" w:type="dxa"/>
            <w:tcBorders>
              <w:top w:val="nil"/>
              <w:left w:val="nil"/>
              <w:bottom w:val="nil"/>
              <w:right w:val="nil"/>
            </w:tcBorders>
            <w:shd w:val="clear" w:color="auto" w:fill="auto"/>
            <w:noWrap/>
            <w:vAlign w:val="bottom"/>
            <w:hideMark/>
          </w:tcPr>
          <w:p w14:paraId="1DD6A1FA" w14:textId="0EB8A829"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2</w:t>
            </w:r>
            <w:r>
              <w:rPr>
                <w:rFonts w:ascii="Calibri" w:eastAsia="Times New Roman" w:hAnsi="Calibri" w:cs="Calibri"/>
                <w:color w:val="000000"/>
                <w:lang w:eastAsia="nl-NL"/>
              </w:rPr>
              <w:t xml:space="preserve"> (13.3)</w:t>
            </w:r>
          </w:p>
        </w:tc>
      </w:tr>
      <w:tr w:rsidR="008C4723" w:rsidRPr="00421CA5" w14:paraId="0F2BD827" w14:textId="77777777" w:rsidTr="00AD0DD0">
        <w:trPr>
          <w:trHeight w:val="300"/>
        </w:trPr>
        <w:tc>
          <w:tcPr>
            <w:tcW w:w="1080" w:type="dxa"/>
            <w:tcBorders>
              <w:top w:val="nil"/>
              <w:left w:val="nil"/>
              <w:bottom w:val="nil"/>
              <w:right w:val="nil"/>
            </w:tcBorders>
            <w:shd w:val="clear" w:color="auto" w:fill="auto"/>
            <w:noWrap/>
            <w:vAlign w:val="bottom"/>
            <w:hideMark/>
          </w:tcPr>
          <w:p w14:paraId="140A44A0" w14:textId="77777777"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141</w:t>
            </w:r>
          </w:p>
        </w:tc>
        <w:tc>
          <w:tcPr>
            <w:tcW w:w="1420" w:type="dxa"/>
            <w:tcBorders>
              <w:top w:val="nil"/>
              <w:left w:val="nil"/>
              <w:bottom w:val="nil"/>
              <w:right w:val="nil"/>
            </w:tcBorders>
            <w:shd w:val="clear" w:color="auto" w:fill="auto"/>
            <w:noWrap/>
            <w:vAlign w:val="bottom"/>
            <w:hideMark/>
          </w:tcPr>
          <w:p w14:paraId="68F76858" w14:textId="675BD717"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4</w:t>
            </w:r>
            <w:r>
              <w:rPr>
                <w:rFonts w:ascii="Calibri" w:eastAsia="Times New Roman" w:hAnsi="Calibri" w:cs="Calibri"/>
                <w:color w:val="000000"/>
                <w:lang w:eastAsia="nl-NL"/>
              </w:rPr>
              <w:t xml:space="preserve"> </w:t>
            </w:r>
            <w:r w:rsidR="00912830">
              <w:rPr>
                <w:rFonts w:ascii="Calibri" w:eastAsia="Times New Roman" w:hAnsi="Calibri" w:cs="Calibri"/>
                <w:color w:val="000000"/>
                <w:lang w:eastAsia="nl-NL"/>
              </w:rPr>
              <w:t>(</w:t>
            </w:r>
            <w:r>
              <w:rPr>
                <w:rFonts w:ascii="Calibri" w:eastAsia="Times New Roman" w:hAnsi="Calibri" w:cs="Calibri"/>
                <w:color w:val="000000"/>
                <w:lang w:eastAsia="nl-NL"/>
              </w:rPr>
              <w:t>8.7)</w:t>
            </w:r>
          </w:p>
        </w:tc>
        <w:tc>
          <w:tcPr>
            <w:tcW w:w="1044" w:type="dxa"/>
            <w:tcBorders>
              <w:top w:val="nil"/>
              <w:left w:val="nil"/>
              <w:bottom w:val="nil"/>
              <w:right w:val="nil"/>
            </w:tcBorders>
            <w:shd w:val="clear" w:color="auto" w:fill="auto"/>
            <w:noWrap/>
            <w:vAlign w:val="bottom"/>
            <w:hideMark/>
          </w:tcPr>
          <w:p w14:paraId="7BC61AF2" w14:textId="6C1B5CEE"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4</w:t>
            </w:r>
            <w:r>
              <w:rPr>
                <w:rFonts w:ascii="Calibri" w:eastAsia="Times New Roman" w:hAnsi="Calibri" w:cs="Calibri"/>
                <w:color w:val="000000"/>
                <w:lang w:eastAsia="nl-NL"/>
              </w:rPr>
              <w:t xml:space="preserve"> (12.9)</w:t>
            </w:r>
          </w:p>
        </w:tc>
        <w:tc>
          <w:tcPr>
            <w:tcW w:w="1134" w:type="dxa"/>
            <w:tcBorders>
              <w:top w:val="nil"/>
              <w:left w:val="nil"/>
              <w:bottom w:val="nil"/>
              <w:right w:val="nil"/>
            </w:tcBorders>
            <w:shd w:val="clear" w:color="auto" w:fill="auto"/>
            <w:noWrap/>
            <w:vAlign w:val="bottom"/>
            <w:hideMark/>
          </w:tcPr>
          <w:p w14:paraId="1F5E8A95" w14:textId="1F529BF7"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0</w:t>
            </w:r>
            <w:r>
              <w:rPr>
                <w:rFonts w:ascii="Calibri" w:eastAsia="Times New Roman" w:hAnsi="Calibri" w:cs="Calibri"/>
                <w:color w:val="000000"/>
                <w:lang w:eastAsia="nl-NL"/>
              </w:rPr>
              <w:t xml:space="preserve"> (0)</w:t>
            </w:r>
          </w:p>
        </w:tc>
      </w:tr>
      <w:tr w:rsidR="008C4723" w:rsidRPr="00421CA5" w14:paraId="354408A4" w14:textId="77777777" w:rsidTr="00AD0DD0">
        <w:trPr>
          <w:trHeight w:val="300"/>
        </w:trPr>
        <w:tc>
          <w:tcPr>
            <w:tcW w:w="1080" w:type="dxa"/>
            <w:tcBorders>
              <w:top w:val="nil"/>
              <w:left w:val="nil"/>
              <w:bottom w:val="nil"/>
              <w:right w:val="nil"/>
            </w:tcBorders>
            <w:shd w:val="clear" w:color="auto" w:fill="auto"/>
            <w:noWrap/>
            <w:vAlign w:val="bottom"/>
            <w:hideMark/>
          </w:tcPr>
          <w:p w14:paraId="20101195" w14:textId="77777777"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162</w:t>
            </w:r>
          </w:p>
        </w:tc>
        <w:tc>
          <w:tcPr>
            <w:tcW w:w="1420" w:type="dxa"/>
            <w:tcBorders>
              <w:top w:val="nil"/>
              <w:left w:val="nil"/>
              <w:bottom w:val="nil"/>
              <w:right w:val="nil"/>
            </w:tcBorders>
            <w:shd w:val="clear" w:color="auto" w:fill="auto"/>
            <w:noWrap/>
            <w:vAlign w:val="bottom"/>
            <w:hideMark/>
          </w:tcPr>
          <w:p w14:paraId="237F4A90" w14:textId="1B9DF56B"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w:t>
            </w:r>
            <w:r>
              <w:rPr>
                <w:rFonts w:ascii="Calibri" w:eastAsia="Times New Roman" w:hAnsi="Calibri" w:cs="Calibri"/>
                <w:color w:val="000000"/>
                <w:lang w:eastAsia="nl-NL"/>
              </w:rPr>
              <w:t xml:space="preserve"> (2.2)</w:t>
            </w:r>
          </w:p>
        </w:tc>
        <w:tc>
          <w:tcPr>
            <w:tcW w:w="1044" w:type="dxa"/>
            <w:tcBorders>
              <w:top w:val="nil"/>
              <w:left w:val="nil"/>
              <w:bottom w:val="nil"/>
              <w:right w:val="nil"/>
            </w:tcBorders>
            <w:shd w:val="clear" w:color="auto" w:fill="auto"/>
            <w:noWrap/>
            <w:vAlign w:val="bottom"/>
            <w:hideMark/>
          </w:tcPr>
          <w:p w14:paraId="1BC77B8A" w14:textId="5404F0DB"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0</w:t>
            </w:r>
            <w:r>
              <w:rPr>
                <w:rFonts w:ascii="Calibri" w:eastAsia="Times New Roman" w:hAnsi="Calibri" w:cs="Calibri"/>
                <w:color w:val="000000"/>
                <w:lang w:eastAsia="nl-NL"/>
              </w:rPr>
              <w:t xml:space="preserve"> (0)</w:t>
            </w:r>
          </w:p>
        </w:tc>
        <w:tc>
          <w:tcPr>
            <w:tcW w:w="1134" w:type="dxa"/>
            <w:tcBorders>
              <w:top w:val="nil"/>
              <w:left w:val="nil"/>
              <w:bottom w:val="nil"/>
              <w:right w:val="nil"/>
            </w:tcBorders>
            <w:shd w:val="clear" w:color="auto" w:fill="auto"/>
            <w:noWrap/>
            <w:vAlign w:val="bottom"/>
            <w:hideMark/>
          </w:tcPr>
          <w:p w14:paraId="484F1D5B" w14:textId="5BAF604C"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w:t>
            </w:r>
            <w:r>
              <w:rPr>
                <w:rFonts w:ascii="Calibri" w:eastAsia="Times New Roman" w:hAnsi="Calibri" w:cs="Calibri"/>
                <w:color w:val="000000"/>
                <w:lang w:eastAsia="nl-NL"/>
              </w:rPr>
              <w:t xml:space="preserve"> (6.7)</w:t>
            </w:r>
          </w:p>
        </w:tc>
      </w:tr>
      <w:tr w:rsidR="008C4723" w:rsidRPr="00421CA5" w14:paraId="6A5666A2" w14:textId="77777777" w:rsidTr="00AD0DD0">
        <w:trPr>
          <w:trHeight w:val="300"/>
        </w:trPr>
        <w:tc>
          <w:tcPr>
            <w:tcW w:w="1080" w:type="dxa"/>
            <w:tcBorders>
              <w:top w:val="nil"/>
              <w:left w:val="nil"/>
              <w:bottom w:val="nil"/>
              <w:right w:val="nil"/>
            </w:tcBorders>
            <w:shd w:val="clear" w:color="auto" w:fill="auto"/>
            <w:noWrap/>
            <w:vAlign w:val="bottom"/>
            <w:hideMark/>
          </w:tcPr>
          <w:p w14:paraId="0E0C3D98" w14:textId="77777777"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174</w:t>
            </w:r>
          </w:p>
        </w:tc>
        <w:tc>
          <w:tcPr>
            <w:tcW w:w="1420" w:type="dxa"/>
            <w:tcBorders>
              <w:top w:val="nil"/>
              <w:left w:val="nil"/>
              <w:bottom w:val="nil"/>
              <w:right w:val="nil"/>
            </w:tcBorders>
            <w:shd w:val="clear" w:color="auto" w:fill="auto"/>
            <w:noWrap/>
            <w:vAlign w:val="bottom"/>
            <w:hideMark/>
          </w:tcPr>
          <w:p w14:paraId="06A3A4AC" w14:textId="2B2BBBF7"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w:t>
            </w:r>
            <w:r>
              <w:rPr>
                <w:rFonts w:ascii="Calibri" w:eastAsia="Times New Roman" w:hAnsi="Calibri" w:cs="Calibri"/>
                <w:color w:val="000000"/>
                <w:lang w:eastAsia="nl-NL"/>
              </w:rPr>
              <w:t xml:space="preserve"> (2.2)</w:t>
            </w:r>
          </w:p>
        </w:tc>
        <w:tc>
          <w:tcPr>
            <w:tcW w:w="1044" w:type="dxa"/>
            <w:tcBorders>
              <w:top w:val="nil"/>
              <w:left w:val="nil"/>
              <w:bottom w:val="nil"/>
              <w:right w:val="nil"/>
            </w:tcBorders>
            <w:shd w:val="clear" w:color="auto" w:fill="auto"/>
            <w:noWrap/>
            <w:vAlign w:val="bottom"/>
            <w:hideMark/>
          </w:tcPr>
          <w:p w14:paraId="118BDE37" w14:textId="36586537"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w:t>
            </w:r>
            <w:r>
              <w:rPr>
                <w:rFonts w:ascii="Calibri" w:eastAsia="Times New Roman" w:hAnsi="Calibri" w:cs="Calibri"/>
                <w:color w:val="000000"/>
                <w:lang w:eastAsia="nl-NL"/>
              </w:rPr>
              <w:t xml:space="preserve"> (3.2)</w:t>
            </w:r>
          </w:p>
        </w:tc>
        <w:tc>
          <w:tcPr>
            <w:tcW w:w="1134" w:type="dxa"/>
            <w:tcBorders>
              <w:top w:val="nil"/>
              <w:left w:val="nil"/>
              <w:bottom w:val="nil"/>
              <w:right w:val="nil"/>
            </w:tcBorders>
            <w:shd w:val="clear" w:color="auto" w:fill="auto"/>
            <w:noWrap/>
            <w:vAlign w:val="bottom"/>
            <w:hideMark/>
          </w:tcPr>
          <w:p w14:paraId="383480D1" w14:textId="0BB112E8"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0</w:t>
            </w:r>
            <w:r>
              <w:rPr>
                <w:rFonts w:ascii="Calibri" w:eastAsia="Times New Roman" w:hAnsi="Calibri" w:cs="Calibri"/>
                <w:color w:val="000000"/>
                <w:lang w:eastAsia="nl-NL"/>
              </w:rPr>
              <w:t xml:space="preserve"> (0)</w:t>
            </w:r>
          </w:p>
        </w:tc>
      </w:tr>
      <w:tr w:rsidR="008C4723" w:rsidRPr="00421CA5" w14:paraId="4103FFB5" w14:textId="77777777" w:rsidTr="00AD0DD0">
        <w:trPr>
          <w:trHeight w:val="300"/>
        </w:trPr>
        <w:tc>
          <w:tcPr>
            <w:tcW w:w="1080" w:type="dxa"/>
            <w:tcBorders>
              <w:top w:val="nil"/>
              <w:left w:val="nil"/>
              <w:bottom w:val="nil"/>
              <w:right w:val="nil"/>
            </w:tcBorders>
            <w:shd w:val="clear" w:color="auto" w:fill="auto"/>
            <w:noWrap/>
            <w:vAlign w:val="bottom"/>
            <w:hideMark/>
          </w:tcPr>
          <w:p w14:paraId="0FAC5103" w14:textId="77777777"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349</w:t>
            </w:r>
          </w:p>
        </w:tc>
        <w:tc>
          <w:tcPr>
            <w:tcW w:w="1420" w:type="dxa"/>
            <w:tcBorders>
              <w:top w:val="nil"/>
              <w:left w:val="nil"/>
              <w:bottom w:val="nil"/>
              <w:right w:val="nil"/>
            </w:tcBorders>
            <w:shd w:val="clear" w:color="auto" w:fill="auto"/>
            <w:noWrap/>
            <w:vAlign w:val="bottom"/>
            <w:hideMark/>
          </w:tcPr>
          <w:p w14:paraId="60AC92BD" w14:textId="374AE5B7"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2</w:t>
            </w:r>
            <w:r>
              <w:rPr>
                <w:rFonts w:ascii="Calibri" w:eastAsia="Times New Roman" w:hAnsi="Calibri" w:cs="Calibri"/>
                <w:color w:val="000000"/>
                <w:lang w:eastAsia="nl-NL"/>
              </w:rPr>
              <w:t xml:space="preserve"> (4.3)</w:t>
            </w:r>
          </w:p>
        </w:tc>
        <w:tc>
          <w:tcPr>
            <w:tcW w:w="1044" w:type="dxa"/>
            <w:tcBorders>
              <w:top w:val="nil"/>
              <w:left w:val="nil"/>
              <w:bottom w:val="nil"/>
              <w:right w:val="nil"/>
            </w:tcBorders>
            <w:shd w:val="clear" w:color="auto" w:fill="auto"/>
            <w:noWrap/>
            <w:vAlign w:val="bottom"/>
            <w:hideMark/>
          </w:tcPr>
          <w:p w14:paraId="576EE9EC" w14:textId="0BEB7047"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2</w:t>
            </w:r>
            <w:r>
              <w:rPr>
                <w:rFonts w:ascii="Calibri" w:eastAsia="Times New Roman" w:hAnsi="Calibri" w:cs="Calibri"/>
                <w:color w:val="000000"/>
                <w:lang w:eastAsia="nl-NL"/>
              </w:rPr>
              <w:t xml:space="preserve"> (6.5)</w:t>
            </w:r>
          </w:p>
        </w:tc>
        <w:tc>
          <w:tcPr>
            <w:tcW w:w="1134" w:type="dxa"/>
            <w:tcBorders>
              <w:top w:val="nil"/>
              <w:left w:val="nil"/>
              <w:bottom w:val="nil"/>
              <w:right w:val="nil"/>
            </w:tcBorders>
            <w:shd w:val="clear" w:color="auto" w:fill="auto"/>
            <w:noWrap/>
            <w:vAlign w:val="bottom"/>
            <w:hideMark/>
          </w:tcPr>
          <w:p w14:paraId="064EDE06" w14:textId="3E983C0F"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0</w:t>
            </w:r>
            <w:r>
              <w:rPr>
                <w:rFonts w:ascii="Calibri" w:eastAsia="Times New Roman" w:hAnsi="Calibri" w:cs="Calibri"/>
                <w:color w:val="000000"/>
                <w:lang w:eastAsia="nl-NL"/>
              </w:rPr>
              <w:t xml:space="preserve"> (0)</w:t>
            </w:r>
          </w:p>
        </w:tc>
      </w:tr>
      <w:tr w:rsidR="008C4723" w:rsidRPr="00421CA5" w14:paraId="7B17DB69" w14:textId="77777777" w:rsidTr="00AD0DD0">
        <w:trPr>
          <w:trHeight w:val="300"/>
        </w:trPr>
        <w:tc>
          <w:tcPr>
            <w:tcW w:w="1080" w:type="dxa"/>
            <w:tcBorders>
              <w:top w:val="nil"/>
              <w:left w:val="nil"/>
              <w:bottom w:val="nil"/>
              <w:right w:val="nil"/>
            </w:tcBorders>
            <w:shd w:val="clear" w:color="auto" w:fill="auto"/>
            <w:noWrap/>
            <w:vAlign w:val="bottom"/>
            <w:hideMark/>
          </w:tcPr>
          <w:p w14:paraId="51759925" w14:textId="77777777"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357</w:t>
            </w:r>
          </w:p>
        </w:tc>
        <w:tc>
          <w:tcPr>
            <w:tcW w:w="1420" w:type="dxa"/>
            <w:tcBorders>
              <w:top w:val="nil"/>
              <w:left w:val="nil"/>
              <w:bottom w:val="nil"/>
              <w:right w:val="nil"/>
            </w:tcBorders>
            <w:shd w:val="clear" w:color="auto" w:fill="auto"/>
            <w:noWrap/>
            <w:vAlign w:val="bottom"/>
            <w:hideMark/>
          </w:tcPr>
          <w:p w14:paraId="27810AD7" w14:textId="2AA5067E"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w:t>
            </w:r>
            <w:r>
              <w:rPr>
                <w:rFonts w:ascii="Calibri" w:eastAsia="Times New Roman" w:hAnsi="Calibri" w:cs="Calibri"/>
                <w:color w:val="000000"/>
                <w:lang w:eastAsia="nl-NL"/>
              </w:rPr>
              <w:t xml:space="preserve"> (2.2)</w:t>
            </w:r>
          </w:p>
        </w:tc>
        <w:tc>
          <w:tcPr>
            <w:tcW w:w="1044" w:type="dxa"/>
            <w:tcBorders>
              <w:top w:val="nil"/>
              <w:left w:val="nil"/>
              <w:bottom w:val="nil"/>
              <w:right w:val="nil"/>
            </w:tcBorders>
            <w:shd w:val="clear" w:color="auto" w:fill="auto"/>
            <w:noWrap/>
            <w:vAlign w:val="bottom"/>
            <w:hideMark/>
          </w:tcPr>
          <w:p w14:paraId="6961A13D" w14:textId="371DFB20"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w:t>
            </w:r>
            <w:r>
              <w:rPr>
                <w:rFonts w:ascii="Calibri" w:eastAsia="Times New Roman" w:hAnsi="Calibri" w:cs="Calibri"/>
                <w:color w:val="000000"/>
                <w:lang w:eastAsia="nl-NL"/>
              </w:rPr>
              <w:t xml:space="preserve"> (3.2)</w:t>
            </w:r>
          </w:p>
        </w:tc>
        <w:tc>
          <w:tcPr>
            <w:tcW w:w="1134" w:type="dxa"/>
            <w:tcBorders>
              <w:top w:val="nil"/>
              <w:left w:val="nil"/>
              <w:bottom w:val="nil"/>
              <w:right w:val="nil"/>
            </w:tcBorders>
            <w:shd w:val="clear" w:color="auto" w:fill="auto"/>
            <w:noWrap/>
            <w:vAlign w:val="bottom"/>
            <w:hideMark/>
          </w:tcPr>
          <w:p w14:paraId="2B2D8807" w14:textId="0202E15E"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0</w:t>
            </w:r>
            <w:r>
              <w:rPr>
                <w:rFonts w:ascii="Calibri" w:eastAsia="Times New Roman" w:hAnsi="Calibri" w:cs="Calibri"/>
                <w:color w:val="000000"/>
                <w:lang w:eastAsia="nl-NL"/>
              </w:rPr>
              <w:t xml:space="preserve"> (0)</w:t>
            </w:r>
          </w:p>
        </w:tc>
      </w:tr>
      <w:tr w:rsidR="008C4723" w:rsidRPr="00421CA5" w14:paraId="3BDD44BE" w14:textId="77777777" w:rsidTr="00AD0DD0">
        <w:trPr>
          <w:trHeight w:val="300"/>
        </w:trPr>
        <w:tc>
          <w:tcPr>
            <w:tcW w:w="1080" w:type="dxa"/>
            <w:tcBorders>
              <w:top w:val="nil"/>
              <w:left w:val="nil"/>
              <w:bottom w:val="nil"/>
              <w:right w:val="nil"/>
            </w:tcBorders>
            <w:shd w:val="clear" w:color="auto" w:fill="auto"/>
            <w:noWrap/>
            <w:vAlign w:val="bottom"/>
            <w:hideMark/>
          </w:tcPr>
          <w:p w14:paraId="5D493551" w14:textId="77777777"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538</w:t>
            </w:r>
          </w:p>
        </w:tc>
        <w:tc>
          <w:tcPr>
            <w:tcW w:w="1420" w:type="dxa"/>
            <w:tcBorders>
              <w:top w:val="nil"/>
              <w:left w:val="nil"/>
              <w:bottom w:val="nil"/>
              <w:right w:val="nil"/>
            </w:tcBorders>
            <w:shd w:val="clear" w:color="auto" w:fill="auto"/>
            <w:noWrap/>
            <w:vAlign w:val="bottom"/>
            <w:hideMark/>
          </w:tcPr>
          <w:p w14:paraId="5C8F4D19" w14:textId="13F36F31"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w:t>
            </w:r>
            <w:r>
              <w:rPr>
                <w:rFonts w:ascii="Calibri" w:eastAsia="Times New Roman" w:hAnsi="Calibri" w:cs="Calibri"/>
                <w:color w:val="000000"/>
                <w:lang w:eastAsia="nl-NL"/>
              </w:rPr>
              <w:t xml:space="preserve"> (2.2)</w:t>
            </w:r>
          </w:p>
        </w:tc>
        <w:tc>
          <w:tcPr>
            <w:tcW w:w="1044" w:type="dxa"/>
            <w:tcBorders>
              <w:top w:val="nil"/>
              <w:left w:val="nil"/>
              <w:bottom w:val="nil"/>
              <w:right w:val="nil"/>
            </w:tcBorders>
            <w:shd w:val="clear" w:color="auto" w:fill="auto"/>
            <w:noWrap/>
            <w:vAlign w:val="bottom"/>
            <w:hideMark/>
          </w:tcPr>
          <w:p w14:paraId="56768A9D" w14:textId="338A5444"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0</w:t>
            </w:r>
            <w:r>
              <w:rPr>
                <w:rFonts w:ascii="Calibri" w:eastAsia="Times New Roman" w:hAnsi="Calibri" w:cs="Calibri"/>
                <w:color w:val="000000"/>
                <w:lang w:eastAsia="nl-NL"/>
              </w:rPr>
              <w:t xml:space="preserve"> (0)</w:t>
            </w:r>
          </w:p>
        </w:tc>
        <w:tc>
          <w:tcPr>
            <w:tcW w:w="1134" w:type="dxa"/>
            <w:tcBorders>
              <w:top w:val="nil"/>
              <w:left w:val="nil"/>
              <w:bottom w:val="nil"/>
              <w:right w:val="nil"/>
            </w:tcBorders>
            <w:shd w:val="clear" w:color="auto" w:fill="auto"/>
            <w:noWrap/>
            <w:vAlign w:val="bottom"/>
            <w:hideMark/>
          </w:tcPr>
          <w:p w14:paraId="3E3A1EBD" w14:textId="033334C9"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w:t>
            </w:r>
            <w:r>
              <w:rPr>
                <w:rFonts w:ascii="Calibri" w:eastAsia="Times New Roman" w:hAnsi="Calibri" w:cs="Calibri"/>
                <w:color w:val="000000"/>
                <w:lang w:eastAsia="nl-NL"/>
              </w:rPr>
              <w:t xml:space="preserve"> (6.7)</w:t>
            </w:r>
          </w:p>
        </w:tc>
      </w:tr>
      <w:tr w:rsidR="008C4723" w:rsidRPr="00421CA5" w14:paraId="0F84E939" w14:textId="77777777" w:rsidTr="00AD0DD0">
        <w:trPr>
          <w:trHeight w:val="300"/>
        </w:trPr>
        <w:tc>
          <w:tcPr>
            <w:tcW w:w="1080" w:type="dxa"/>
            <w:tcBorders>
              <w:top w:val="nil"/>
              <w:left w:val="nil"/>
              <w:bottom w:val="nil"/>
              <w:right w:val="nil"/>
            </w:tcBorders>
            <w:shd w:val="clear" w:color="auto" w:fill="auto"/>
            <w:noWrap/>
            <w:vAlign w:val="bottom"/>
            <w:hideMark/>
          </w:tcPr>
          <w:p w14:paraId="32A2F2C8" w14:textId="77777777"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569</w:t>
            </w:r>
          </w:p>
        </w:tc>
        <w:tc>
          <w:tcPr>
            <w:tcW w:w="1420" w:type="dxa"/>
            <w:tcBorders>
              <w:top w:val="nil"/>
              <w:left w:val="nil"/>
              <w:bottom w:val="nil"/>
              <w:right w:val="nil"/>
            </w:tcBorders>
            <w:shd w:val="clear" w:color="auto" w:fill="auto"/>
            <w:noWrap/>
            <w:vAlign w:val="bottom"/>
            <w:hideMark/>
          </w:tcPr>
          <w:p w14:paraId="3048C09E" w14:textId="279F01DD" w:rsidR="008C4723" w:rsidRPr="00421CA5" w:rsidRDefault="00EA4E1B" w:rsidP="00EA4E1B">
            <w:pPr>
              <w:spacing w:after="0" w:line="240" w:lineRule="auto"/>
              <w:jc w:val="center"/>
              <w:rPr>
                <w:rFonts w:ascii="Calibri" w:eastAsia="Times New Roman" w:hAnsi="Calibri" w:cs="Calibri"/>
                <w:color w:val="000000"/>
                <w:lang w:eastAsia="nl-NL"/>
              </w:rPr>
            </w:pPr>
            <w:r>
              <w:rPr>
                <w:rFonts w:ascii="Calibri" w:eastAsia="Times New Roman" w:hAnsi="Calibri" w:cs="Calibri"/>
                <w:color w:val="000000"/>
                <w:lang w:eastAsia="nl-NL"/>
              </w:rPr>
              <w:t>1</w:t>
            </w:r>
            <w:r w:rsidR="008C4723">
              <w:rPr>
                <w:rFonts w:ascii="Calibri" w:eastAsia="Times New Roman" w:hAnsi="Calibri" w:cs="Calibri"/>
                <w:color w:val="000000"/>
                <w:lang w:eastAsia="nl-NL"/>
              </w:rPr>
              <w:t xml:space="preserve"> (</w:t>
            </w:r>
            <w:r>
              <w:rPr>
                <w:rFonts w:ascii="Calibri" w:eastAsia="Times New Roman" w:hAnsi="Calibri" w:cs="Calibri"/>
                <w:color w:val="000000"/>
                <w:lang w:eastAsia="nl-NL"/>
              </w:rPr>
              <w:t>2.2</w:t>
            </w:r>
            <w:r w:rsidR="008C4723">
              <w:rPr>
                <w:rFonts w:ascii="Calibri" w:eastAsia="Times New Roman" w:hAnsi="Calibri" w:cs="Calibri"/>
                <w:color w:val="000000"/>
                <w:lang w:eastAsia="nl-NL"/>
              </w:rPr>
              <w:t>)</w:t>
            </w:r>
          </w:p>
        </w:tc>
        <w:tc>
          <w:tcPr>
            <w:tcW w:w="1044" w:type="dxa"/>
            <w:tcBorders>
              <w:top w:val="nil"/>
              <w:left w:val="nil"/>
              <w:bottom w:val="nil"/>
              <w:right w:val="nil"/>
            </w:tcBorders>
            <w:shd w:val="clear" w:color="auto" w:fill="auto"/>
            <w:noWrap/>
            <w:vAlign w:val="bottom"/>
            <w:hideMark/>
          </w:tcPr>
          <w:p w14:paraId="40FC0F93" w14:textId="51AE772D"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w:t>
            </w:r>
            <w:r>
              <w:rPr>
                <w:rFonts w:ascii="Calibri" w:eastAsia="Times New Roman" w:hAnsi="Calibri" w:cs="Calibri"/>
                <w:color w:val="000000"/>
                <w:lang w:eastAsia="nl-NL"/>
              </w:rPr>
              <w:t xml:space="preserve"> (3.2)</w:t>
            </w:r>
          </w:p>
        </w:tc>
        <w:tc>
          <w:tcPr>
            <w:tcW w:w="1134" w:type="dxa"/>
            <w:tcBorders>
              <w:top w:val="nil"/>
              <w:left w:val="nil"/>
              <w:bottom w:val="nil"/>
              <w:right w:val="nil"/>
            </w:tcBorders>
            <w:shd w:val="clear" w:color="auto" w:fill="auto"/>
            <w:noWrap/>
            <w:vAlign w:val="bottom"/>
            <w:hideMark/>
          </w:tcPr>
          <w:p w14:paraId="737B90AC" w14:textId="204AB7FD" w:rsidR="008C4723" w:rsidRPr="00421CA5" w:rsidRDefault="00EA4E1B" w:rsidP="00EA4E1B">
            <w:pPr>
              <w:spacing w:after="0" w:line="240" w:lineRule="auto"/>
              <w:jc w:val="center"/>
              <w:rPr>
                <w:rFonts w:ascii="Calibri" w:eastAsia="Times New Roman" w:hAnsi="Calibri" w:cs="Calibri"/>
                <w:color w:val="000000"/>
                <w:lang w:eastAsia="nl-NL"/>
              </w:rPr>
            </w:pPr>
            <w:r>
              <w:rPr>
                <w:rFonts w:ascii="Calibri" w:eastAsia="Times New Roman" w:hAnsi="Calibri" w:cs="Calibri"/>
                <w:color w:val="000000"/>
                <w:lang w:eastAsia="nl-NL"/>
              </w:rPr>
              <w:t>0</w:t>
            </w:r>
            <w:r w:rsidR="008C4723">
              <w:rPr>
                <w:rFonts w:ascii="Calibri" w:eastAsia="Times New Roman" w:hAnsi="Calibri" w:cs="Calibri"/>
                <w:color w:val="000000"/>
                <w:lang w:eastAsia="nl-NL"/>
              </w:rPr>
              <w:t xml:space="preserve"> (</w:t>
            </w:r>
            <w:r>
              <w:rPr>
                <w:rFonts w:ascii="Calibri" w:eastAsia="Times New Roman" w:hAnsi="Calibri" w:cs="Calibri"/>
                <w:color w:val="000000"/>
                <w:lang w:eastAsia="nl-NL"/>
              </w:rPr>
              <w:t>0.0</w:t>
            </w:r>
            <w:r w:rsidR="008C4723">
              <w:rPr>
                <w:rFonts w:ascii="Calibri" w:eastAsia="Times New Roman" w:hAnsi="Calibri" w:cs="Calibri"/>
                <w:color w:val="000000"/>
                <w:lang w:eastAsia="nl-NL"/>
              </w:rPr>
              <w:t>)</w:t>
            </w:r>
          </w:p>
        </w:tc>
      </w:tr>
      <w:tr w:rsidR="008C4723" w:rsidRPr="00421CA5" w14:paraId="3CA50117" w14:textId="77777777" w:rsidTr="00AD0DD0">
        <w:trPr>
          <w:trHeight w:val="300"/>
        </w:trPr>
        <w:tc>
          <w:tcPr>
            <w:tcW w:w="1080" w:type="dxa"/>
            <w:tcBorders>
              <w:top w:val="nil"/>
              <w:left w:val="nil"/>
              <w:bottom w:val="nil"/>
              <w:right w:val="nil"/>
            </w:tcBorders>
            <w:shd w:val="clear" w:color="auto" w:fill="auto"/>
            <w:noWrap/>
            <w:vAlign w:val="bottom"/>
            <w:hideMark/>
          </w:tcPr>
          <w:p w14:paraId="78F3DB76" w14:textId="77777777"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602</w:t>
            </w:r>
          </w:p>
        </w:tc>
        <w:tc>
          <w:tcPr>
            <w:tcW w:w="1420" w:type="dxa"/>
            <w:tcBorders>
              <w:top w:val="nil"/>
              <w:left w:val="nil"/>
              <w:bottom w:val="nil"/>
              <w:right w:val="nil"/>
            </w:tcBorders>
            <w:shd w:val="clear" w:color="auto" w:fill="auto"/>
            <w:noWrap/>
            <w:vAlign w:val="bottom"/>
            <w:hideMark/>
          </w:tcPr>
          <w:p w14:paraId="3E374111" w14:textId="7851780D"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w:t>
            </w:r>
            <w:r>
              <w:rPr>
                <w:rFonts w:ascii="Calibri" w:eastAsia="Times New Roman" w:hAnsi="Calibri" w:cs="Calibri"/>
                <w:color w:val="000000"/>
                <w:lang w:eastAsia="nl-NL"/>
              </w:rPr>
              <w:t xml:space="preserve"> (2.2)</w:t>
            </w:r>
          </w:p>
        </w:tc>
        <w:tc>
          <w:tcPr>
            <w:tcW w:w="1044" w:type="dxa"/>
            <w:tcBorders>
              <w:top w:val="nil"/>
              <w:left w:val="nil"/>
              <w:bottom w:val="nil"/>
              <w:right w:val="nil"/>
            </w:tcBorders>
            <w:shd w:val="clear" w:color="auto" w:fill="auto"/>
            <w:noWrap/>
            <w:vAlign w:val="bottom"/>
            <w:hideMark/>
          </w:tcPr>
          <w:p w14:paraId="5C78FE81" w14:textId="53296EB4"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w:t>
            </w:r>
            <w:r>
              <w:rPr>
                <w:rFonts w:ascii="Calibri" w:eastAsia="Times New Roman" w:hAnsi="Calibri" w:cs="Calibri"/>
                <w:color w:val="000000"/>
                <w:lang w:eastAsia="nl-NL"/>
              </w:rPr>
              <w:t xml:space="preserve"> (3.2)</w:t>
            </w:r>
          </w:p>
        </w:tc>
        <w:tc>
          <w:tcPr>
            <w:tcW w:w="1134" w:type="dxa"/>
            <w:tcBorders>
              <w:top w:val="nil"/>
              <w:left w:val="nil"/>
              <w:bottom w:val="nil"/>
              <w:right w:val="nil"/>
            </w:tcBorders>
            <w:shd w:val="clear" w:color="auto" w:fill="auto"/>
            <w:noWrap/>
            <w:vAlign w:val="bottom"/>
            <w:hideMark/>
          </w:tcPr>
          <w:p w14:paraId="2D15305B" w14:textId="7A61BD6A"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0</w:t>
            </w:r>
            <w:r>
              <w:rPr>
                <w:rFonts w:ascii="Calibri" w:eastAsia="Times New Roman" w:hAnsi="Calibri" w:cs="Calibri"/>
                <w:color w:val="000000"/>
                <w:lang w:eastAsia="nl-NL"/>
              </w:rPr>
              <w:t xml:space="preserve"> (0)</w:t>
            </w:r>
          </w:p>
        </w:tc>
      </w:tr>
      <w:tr w:rsidR="008C4723" w:rsidRPr="00421CA5" w14:paraId="7A522031" w14:textId="77777777" w:rsidTr="00AD0DD0">
        <w:trPr>
          <w:trHeight w:val="300"/>
        </w:trPr>
        <w:tc>
          <w:tcPr>
            <w:tcW w:w="1080" w:type="dxa"/>
            <w:tcBorders>
              <w:top w:val="nil"/>
              <w:left w:val="nil"/>
              <w:bottom w:val="nil"/>
              <w:right w:val="nil"/>
            </w:tcBorders>
            <w:shd w:val="clear" w:color="auto" w:fill="auto"/>
            <w:noWrap/>
            <w:vAlign w:val="bottom"/>
            <w:hideMark/>
          </w:tcPr>
          <w:p w14:paraId="212797F7" w14:textId="77777777"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636</w:t>
            </w:r>
          </w:p>
        </w:tc>
        <w:tc>
          <w:tcPr>
            <w:tcW w:w="1420" w:type="dxa"/>
            <w:tcBorders>
              <w:top w:val="nil"/>
              <w:left w:val="nil"/>
              <w:bottom w:val="nil"/>
              <w:right w:val="nil"/>
            </w:tcBorders>
            <w:shd w:val="clear" w:color="auto" w:fill="auto"/>
            <w:noWrap/>
            <w:vAlign w:val="bottom"/>
            <w:hideMark/>
          </w:tcPr>
          <w:p w14:paraId="06FD9296" w14:textId="361670B4"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w:t>
            </w:r>
            <w:r>
              <w:rPr>
                <w:rFonts w:ascii="Calibri" w:eastAsia="Times New Roman" w:hAnsi="Calibri" w:cs="Calibri"/>
                <w:color w:val="000000"/>
                <w:lang w:eastAsia="nl-NL"/>
              </w:rPr>
              <w:t xml:space="preserve"> (2.2)</w:t>
            </w:r>
          </w:p>
        </w:tc>
        <w:tc>
          <w:tcPr>
            <w:tcW w:w="1044" w:type="dxa"/>
            <w:tcBorders>
              <w:top w:val="nil"/>
              <w:left w:val="nil"/>
              <w:bottom w:val="nil"/>
              <w:right w:val="nil"/>
            </w:tcBorders>
            <w:shd w:val="clear" w:color="auto" w:fill="auto"/>
            <w:noWrap/>
            <w:vAlign w:val="bottom"/>
            <w:hideMark/>
          </w:tcPr>
          <w:p w14:paraId="4DC88AF1" w14:textId="02620611"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w:t>
            </w:r>
            <w:r>
              <w:rPr>
                <w:rFonts w:ascii="Calibri" w:eastAsia="Times New Roman" w:hAnsi="Calibri" w:cs="Calibri"/>
                <w:color w:val="000000"/>
                <w:lang w:eastAsia="nl-NL"/>
              </w:rPr>
              <w:t xml:space="preserve"> (3.2)</w:t>
            </w:r>
          </w:p>
        </w:tc>
        <w:tc>
          <w:tcPr>
            <w:tcW w:w="1134" w:type="dxa"/>
            <w:tcBorders>
              <w:top w:val="nil"/>
              <w:left w:val="nil"/>
              <w:bottom w:val="nil"/>
              <w:right w:val="nil"/>
            </w:tcBorders>
            <w:shd w:val="clear" w:color="auto" w:fill="auto"/>
            <w:noWrap/>
            <w:vAlign w:val="bottom"/>
            <w:hideMark/>
          </w:tcPr>
          <w:p w14:paraId="557033D0" w14:textId="23F1C1DB"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0</w:t>
            </w:r>
            <w:r>
              <w:rPr>
                <w:rFonts w:ascii="Calibri" w:eastAsia="Times New Roman" w:hAnsi="Calibri" w:cs="Calibri"/>
                <w:color w:val="000000"/>
                <w:lang w:eastAsia="nl-NL"/>
              </w:rPr>
              <w:t xml:space="preserve"> (0)</w:t>
            </w:r>
          </w:p>
        </w:tc>
      </w:tr>
      <w:tr w:rsidR="008C4723" w:rsidRPr="00421CA5" w14:paraId="33614D24" w14:textId="77777777" w:rsidTr="00AD0DD0">
        <w:trPr>
          <w:trHeight w:val="300"/>
        </w:trPr>
        <w:tc>
          <w:tcPr>
            <w:tcW w:w="1080" w:type="dxa"/>
            <w:tcBorders>
              <w:top w:val="nil"/>
              <w:left w:val="nil"/>
              <w:bottom w:val="nil"/>
              <w:right w:val="nil"/>
            </w:tcBorders>
            <w:shd w:val="clear" w:color="auto" w:fill="auto"/>
            <w:noWrap/>
            <w:vAlign w:val="bottom"/>
            <w:hideMark/>
          </w:tcPr>
          <w:p w14:paraId="3BA9E75F" w14:textId="77777777"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963</w:t>
            </w:r>
          </w:p>
        </w:tc>
        <w:tc>
          <w:tcPr>
            <w:tcW w:w="1420" w:type="dxa"/>
            <w:tcBorders>
              <w:top w:val="nil"/>
              <w:left w:val="nil"/>
              <w:bottom w:val="nil"/>
              <w:right w:val="nil"/>
            </w:tcBorders>
            <w:shd w:val="clear" w:color="auto" w:fill="auto"/>
            <w:noWrap/>
            <w:vAlign w:val="bottom"/>
            <w:hideMark/>
          </w:tcPr>
          <w:p w14:paraId="001DECD3" w14:textId="20721673"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w:t>
            </w:r>
            <w:r>
              <w:rPr>
                <w:rFonts w:ascii="Calibri" w:eastAsia="Times New Roman" w:hAnsi="Calibri" w:cs="Calibri"/>
                <w:color w:val="000000"/>
                <w:lang w:eastAsia="nl-NL"/>
              </w:rPr>
              <w:t xml:space="preserve"> (2.2) </w:t>
            </w:r>
          </w:p>
        </w:tc>
        <w:tc>
          <w:tcPr>
            <w:tcW w:w="1044" w:type="dxa"/>
            <w:tcBorders>
              <w:top w:val="nil"/>
              <w:left w:val="nil"/>
              <w:bottom w:val="nil"/>
              <w:right w:val="nil"/>
            </w:tcBorders>
            <w:shd w:val="clear" w:color="auto" w:fill="auto"/>
            <w:noWrap/>
            <w:vAlign w:val="bottom"/>
            <w:hideMark/>
          </w:tcPr>
          <w:p w14:paraId="512BB87F" w14:textId="7B1DE0AE"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0</w:t>
            </w:r>
            <w:r>
              <w:rPr>
                <w:rFonts w:ascii="Calibri" w:eastAsia="Times New Roman" w:hAnsi="Calibri" w:cs="Calibri"/>
                <w:color w:val="000000"/>
                <w:lang w:eastAsia="nl-NL"/>
              </w:rPr>
              <w:t xml:space="preserve"> (0)</w:t>
            </w:r>
          </w:p>
        </w:tc>
        <w:tc>
          <w:tcPr>
            <w:tcW w:w="1134" w:type="dxa"/>
            <w:tcBorders>
              <w:top w:val="nil"/>
              <w:left w:val="nil"/>
              <w:bottom w:val="nil"/>
              <w:right w:val="nil"/>
            </w:tcBorders>
            <w:shd w:val="clear" w:color="auto" w:fill="auto"/>
            <w:noWrap/>
            <w:vAlign w:val="bottom"/>
            <w:hideMark/>
          </w:tcPr>
          <w:p w14:paraId="7D9F4B49" w14:textId="6B0FA537"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w:t>
            </w:r>
            <w:r>
              <w:rPr>
                <w:rFonts w:ascii="Calibri" w:eastAsia="Times New Roman" w:hAnsi="Calibri" w:cs="Calibri"/>
                <w:color w:val="000000"/>
                <w:lang w:eastAsia="nl-NL"/>
              </w:rPr>
              <w:t xml:space="preserve"> (6.7)</w:t>
            </w:r>
          </w:p>
        </w:tc>
      </w:tr>
      <w:tr w:rsidR="008C4723" w:rsidRPr="00421CA5" w14:paraId="43F14371" w14:textId="77777777" w:rsidTr="00AD0DD0">
        <w:trPr>
          <w:trHeight w:val="300"/>
        </w:trPr>
        <w:tc>
          <w:tcPr>
            <w:tcW w:w="1080" w:type="dxa"/>
            <w:tcBorders>
              <w:top w:val="nil"/>
              <w:left w:val="nil"/>
              <w:bottom w:val="nil"/>
              <w:right w:val="nil"/>
            </w:tcBorders>
            <w:shd w:val="clear" w:color="auto" w:fill="auto"/>
            <w:noWrap/>
            <w:vAlign w:val="bottom"/>
            <w:hideMark/>
          </w:tcPr>
          <w:p w14:paraId="36D93FC9" w14:textId="77777777"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998</w:t>
            </w:r>
          </w:p>
        </w:tc>
        <w:tc>
          <w:tcPr>
            <w:tcW w:w="1420" w:type="dxa"/>
            <w:tcBorders>
              <w:top w:val="nil"/>
              <w:left w:val="nil"/>
              <w:bottom w:val="nil"/>
              <w:right w:val="nil"/>
            </w:tcBorders>
            <w:shd w:val="clear" w:color="auto" w:fill="auto"/>
            <w:noWrap/>
            <w:vAlign w:val="bottom"/>
            <w:hideMark/>
          </w:tcPr>
          <w:p w14:paraId="4770D677" w14:textId="2F96ED8D"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2</w:t>
            </w:r>
            <w:r>
              <w:rPr>
                <w:rFonts w:ascii="Calibri" w:eastAsia="Times New Roman" w:hAnsi="Calibri" w:cs="Calibri"/>
                <w:color w:val="000000"/>
                <w:lang w:eastAsia="nl-NL"/>
              </w:rPr>
              <w:t xml:space="preserve"> (4.3)</w:t>
            </w:r>
          </w:p>
        </w:tc>
        <w:tc>
          <w:tcPr>
            <w:tcW w:w="1044" w:type="dxa"/>
            <w:tcBorders>
              <w:top w:val="nil"/>
              <w:left w:val="nil"/>
              <w:bottom w:val="nil"/>
              <w:right w:val="nil"/>
            </w:tcBorders>
            <w:shd w:val="clear" w:color="auto" w:fill="auto"/>
            <w:noWrap/>
            <w:vAlign w:val="bottom"/>
            <w:hideMark/>
          </w:tcPr>
          <w:p w14:paraId="1118D07C" w14:textId="67C6AA09"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2</w:t>
            </w:r>
            <w:r>
              <w:rPr>
                <w:rFonts w:ascii="Calibri" w:eastAsia="Times New Roman" w:hAnsi="Calibri" w:cs="Calibri"/>
                <w:color w:val="000000"/>
                <w:lang w:eastAsia="nl-NL"/>
              </w:rPr>
              <w:t xml:space="preserve"> (6.5)</w:t>
            </w:r>
          </w:p>
        </w:tc>
        <w:tc>
          <w:tcPr>
            <w:tcW w:w="1134" w:type="dxa"/>
            <w:tcBorders>
              <w:top w:val="nil"/>
              <w:left w:val="nil"/>
              <w:bottom w:val="nil"/>
              <w:right w:val="nil"/>
            </w:tcBorders>
            <w:shd w:val="clear" w:color="auto" w:fill="auto"/>
            <w:noWrap/>
            <w:vAlign w:val="bottom"/>
            <w:hideMark/>
          </w:tcPr>
          <w:p w14:paraId="0830BEBE" w14:textId="35989764"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0</w:t>
            </w:r>
            <w:r>
              <w:rPr>
                <w:rFonts w:ascii="Calibri" w:eastAsia="Times New Roman" w:hAnsi="Calibri" w:cs="Calibri"/>
                <w:color w:val="000000"/>
                <w:lang w:eastAsia="nl-NL"/>
              </w:rPr>
              <w:t xml:space="preserve"> (0)</w:t>
            </w:r>
          </w:p>
        </w:tc>
      </w:tr>
      <w:tr w:rsidR="008C4723" w:rsidRPr="00421CA5" w14:paraId="1B9E4194" w14:textId="77777777" w:rsidTr="00AD0DD0">
        <w:trPr>
          <w:trHeight w:val="300"/>
        </w:trPr>
        <w:tc>
          <w:tcPr>
            <w:tcW w:w="1080" w:type="dxa"/>
            <w:tcBorders>
              <w:top w:val="nil"/>
              <w:left w:val="nil"/>
              <w:bottom w:val="nil"/>
              <w:right w:val="nil"/>
            </w:tcBorders>
            <w:shd w:val="clear" w:color="auto" w:fill="auto"/>
            <w:noWrap/>
            <w:vAlign w:val="bottom"/>
            <w:hideMark/>
          </w:tcPr>
          <w:p w14:paraId="19B52C1B" w14:textId="77777777"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1049</w:t>
            </w:r>
          </w:p>
        </w:tc>
        <w:tc>
          <w:tcPr>
            <w:tcW w:w="1420" w:type="dxa"/>
            <w:tcBorders>
              <w:top w:val="nil"/>
              <w:left w:val="nil"/>
              <w:bottom w:val="nil"/>
              <w:right w:val="nil"/>
            </w:tcBorders>
            <w:shd w:val="clear" w:color="auto" w:fill="auto"/>
            <w:noWrap/>
            <w:vAlign w:val="bottom"/>
            <w:hideMark/>
          </w:tcPr>
          <w:p w14:paraId="5669CA6B" w14:textId="66ED7153"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w:t>
            </w:r>
            <w:r>
              <w:rPr>
                <w:rFonts w:ascii="Calibri" w:eastAsia="Times New Roman" w:hAnsi="Calibri" w:cs="Calibri"/>
                <w:color w:val="000000"/>
                <w:lang w:eastAsia="nl-NL"/>
              </w:rPr>
              <w:t xml:space="preserve"> (2.2)</w:t>
            </w:r>
          </w:p>
        </w:tc>
        <w:tc>
          <w:tcPr>
            <w:tcW w:w="1044" w:type="dxa"/>
            <w:tcBorders>
              <w:top w:val="nil"/>
              <w:left w:val="nil"/>
              <w:bottom w:val="nil"/>
              <w:right w:val="nil"/>
            </w:tcBorders>
            <w:shd w:val="clear" w:color="auto" w:fill="auto"/>
            <w:noWrap/>
            <w:vAlign w:val="bottom"/>
            <w:hideMark/>
          </w:tcPr>
          <w:p w14:paraId="6A240C1A" w14:textId="0347D819"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w:t>
            </w:r>
            <w:r>
              <w:rPr>
                <w:rFonts w:ascii="Calibri" w:eastAsia="Times New Roman" w:hAnsi="Calibri" w:cs="Calibri"/>
                <w:color w:val="000000"/>
                <w:lang w:eastAsia="nl-NL"/>
              </w:rPr>
              <w:t xml:space="preserve"> (3.2)</w:t>
            </w:r>
          </w:p>
        </w:tc>
        <w:tc>
          <w:tcPr>
            <w:tcW w:w="1134" w:type="dxa"/>
            <w:tcBorders>
              <w:top w:val="nil"/>
              <w:left w:val="nil"/>
              <w:bottom w:val="nil"/>
              <w:right w:val="nil"/>
            </w:tcBorders>
            <w:shd w:val="clear" w:color="auto" w:fill="auto"/>
            <w:noWrap/>
            <w:vAlign w:val="bottom"/>
            <w:hideMark/>
          </w:tcPr>
          <w:p w14:paraId="578A84D5" w14:textId="40242B90"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0</w:t>
            </w:r>
            <w:r>
              <w:rPr>
                <w:rFonts w:ascii="Calibri" w:eastAsia="Times New Roman" w:hAnsi="Calibri" w:cs="Calibri"/>
                <w:color w:val="000000"/>
                <w:lang w:eastAsia="nl-NL"/>
              </w:rPr>
              <w:t xml:space="preserve"> (0)</w:t>
            </w:r>
          </w:p>
        </w:tc>
      </w:tr>
      <w:tr w:rsidR="008C4723" w:rsidRPr="00421CA5" w14:paraId="199B6AB1" w14:textId="77777777" w:rsidTr="00AD0DD0">
        <w:trPr>
          <w:trHeight w:val="300"/>
        </w:trPr>
        <w:tc>
          <w:tcPr>
            <w:tcW w:w="1080" w:type="dxa"/>
            <w:tcBorders>
              <w:top w:val="nil"/>
              <w:left w:val="nil"/>
              <w:bottom w:val="nil"/>
              <w:right w:val="nil"/>
            </w:tcBorders>
            <w:shd w:val="clear" w:color="auto" w:fill="auto"/>
            <w:noWrap/>
            <w:vAlign w:val="bottom"/>
            <w:hideMark/>
          </w:tcPr>
          <w:p w14:paraId="214683F0" w14:textId="77777777"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1193</w:t>
            </w:r>
          </w:p>
        </w:tc>
        <w:tc>
          <w:tcPr>
            <w:tcW w:w="1420" w:type="dxa"/>
            <w:tcBorders>
              <w:top w:val="nil"/>
              <w:left w:val="nil"/>
              <w:bottom w:val="nil"/>
              <w:right w:val="nil"/>
            </w:tcBorders>
            <w:shd w:val="clear" w:color="auto" w:fill="auto"/>
            <w:noWrap/>
            <w:vAlign w:val="bottom"/>
            <w:hideMark/>
          </w:tcPr>
          <w:p w14:paraId="2940585E" w14:textId="6C3E2288"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w:t>
            </w:r>
            <w:r>
              <w:rPr>
                <w:rFonts w:ascii="Calibri" w:eastAsia="Times New Roman" w:hAnsi="Calibri" w:cs="Calibri"/>
                <w:color w:val="000000"/>
                <w:lang w:eastAsia="nl-NL"/>
              </w:rPr>
              <w:t xml:space="preserve"> (2.2)</w:t>
            </w:r>
          </w:p>
        </w:tc>
        <w:tc>
          <w:tcPr>
            <w:tcW w:w="1044" w:type="dxa"/>
            <w:tcBorders>
              <w:top w:val="nil"/>
              <w:left w:val="nil"/>
              <w:bottom w:val="nil"/>
              <w:right w:val="nil"/>
            </w:tcBorders>
            <w:shd w:val="clear" w:color="auto" w:fill="auto"/>
            <w:noWrap/>
            <w:vAlign w:val="bottom"/>
            <w:hideMark/>
          </w:tcPr>
          <w:p w14:paraId="7EEFF238" w14:textId="6586F0B5"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0</w:t>
            </w:r>
            <w:r>
              <w:rPr>
                <w:rFonts w:ascii="Calibri" w:eastAsia="Times New Roman" w:hAnsi="Calibri" w:cs="Calibri"/>
                <w:color w:val="000000"/>
                <w:lang w:eastAsia="nl-NL"/>
              </w:rPr>
              <w:t xml:space="preserve"> (0)</w:t>
            </w:r>
          </w:p>
        </w:tc>
        <w:tc>
          <w:tcPr>
            <w:tcW w:w="1134" w:type="dxa"/>
            <w:tcBorders>
              <w:top w:val="nil"/>
              <w:left w:val="nil"/>
              <w:bottom w:val="nil"/>
              <w:right w:val="nil"/>
            </w:tcBorders>
            <w:shd w:val="clear" w:color="auto" w:fill="auto"/>
            <w:noWrap/>
            <w:vAlign w:val="bottom"/>
            <w:hideMark/>
          </w:tcPr>
          <w:p w14:paraId="7AD4395D" w14:textId="7E268F0F"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w:t>
            </w:r>
            <w:r>
              <w:rPr>
                <w:rFonts w:ascii="Calibri" w:eastAsia="Times New Roman" w:hAnsi="Calibri" w:cs="Calibri"/>
                <w:color w:val="000000"/>
                <w:lang w:eastAsia="nl-NL"/>
              </w:rPr>
              <w:t xml:space="preserve"> (6.7)</w:t>
            </w:r>
          </w:p>
        </w:tc>
      </w:tr>
      <w:tr w:rsidR="008C4723" w:rsidRPr="00421CA5" w14:paraId="26255155" w14:textId="77777777" w:rsidTr="00AD0DD0">
        <w:trPr>
          <w:trHeight w:val="300"/>
        </w:trPr>
        <w:tc>
          <w:tcPr>
            <w:tcW w:w="1080" w:type="dxa"/>
            <w:tcBorders>
              <w:top w:val="nil"/>
              <w:left w:val="nil"/>
              <w:bottom w:val="nil"/>
              <w:right w:val="nil"/>
            </w:tcBorders>
            <w:shd w:val="clear" w:color="auto" w:fill="auto"/>
            <w:noWrap/>
            <w:vAlign w:val="bottom"/>
            <w:hideMark/>
          </w:tcPr>
          <w:p w14:paraId="7A58C1FE" w14:textId="77777777"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1444</w:t>
            </w:r>
          </w:p>
        </w:tc>
        <w:tc>
          <w:tcPr>
            <w:tcW w:w="1420" w:type="dxa"/>
            <w:tcBorders>
              <w:top w:val="nil"/>
              <w:left w:val="nil"/>
              <w:bottom w:val="nil"/>
              <w:right w:val="nil"/>
            </w:tcBorders>
            <w:shd w:val="clear" w:color="auto" w:fill="auto"/>
            <w:noWrap/>
            <w:vAlign w:val="bottom"/>
            <w:hideMark/>
          </w:tcPr>
          <w:p w14:paraId="3A17283B" w14:textId="5229404C"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w:t>
            </w:r>
            <w:r>
              <w:rPr>
                <w:rFonts w:ascii="Calibri" w:eastAsia="Times New Roman" w:hAnsi="Calibri" w:cs="Calibri"/>
                <w:color w:val="000000"/>
                <w:lang w:eastAsia="nl-NL"/>
              </w:rPr>
              <w:t xml:space="preserve"> (2.2)</w:t>
            </w:r>
          </w:p>
        </w:tc>
        <w:tc>
          <w:tcPr>
            <w:tcW w:w="1044" w:type="dxa"/>
            <w:tcBorders>
              <w:top w:val="nil"/>
              <w:left w:val="nil"/>
              <w:bottom w:val="nil"/>
              <w:right w:val="nil"/>
            </w:tcBorders>
            <w:shd w:val="clear" w:color="auto" w:fill="auto"/>
            <w:noWrap/>
            <w:vAlign w:val="bottom"/>
            <w:hideMark/>
          </w:tcPr>
          <w:p w14:paraId="37623F30" w14:textId="624B509F"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w:t>
            </w:r>
            <w:r>
              <w:rPr>
                <w:rFonts w:ascii="Calibri" w:eastAsia="Times New Roman" w:hAnsi="Calibri" w:cs="Calibri"/>
                <w:color w:val="000000"/>
                <w:lang w:eastAsia="nl-NL"/>
              </w:rPr>
              <w:t xml:space="preserve"> (3.2)</w:t>
            </w:r>
          </w:p>
        </w:tc>
        <w:tc>
          <w:tcPr>
            <w:tcW w:w="1134" w:type="dxa"/>
            <w:tcBorders>
              <w:top w:val="nil"/>
              <w:left w:val="nil"/>
              <w:bottom w:val="nil"/>
              <w:right w:val="nil"/>
            </w:tcBorders>
            <w:shd w:val="clear" w:color="auto" w:fill="auto"/>
            <w:noWrap/>
            <w:vAlign w:val="bottom"/>
            <w:hideMark/>
          </w:tcPr>
          <w:p w14:paraId="701DF1AB" w14:textId="2AEE044F"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0</w:t>
            </w:r>
            <w:r>
              <w:rPr>
                <w:rFonts w:ascii="Calibri" w:eastAsia="Times New Roman" w:hAnsi="Calibri" w:cs="Calibri"/>
                <w:color w:val="000000"/>
                <w:lang w:eastAsia="nl-NL"/>
              </w:rPr>
              <w:t xml:space="preserve"> (0)</w:t>
            </w:r>
          </w:p>
        </w:tc>
      </w:tr>
      <w:tr w:rsidR="008C4723" w:rsidRPr="00421CA5" w14:paraId="2D07EA4C" w14:textId="77777777" w:rsidTr="00AD0DD0">
        <w:trPr>
          <w:trHeight w:val="300"/>
        </w:trPr>
        <w:tc>
          <w:tcPr>
            <w:tcW w:w="1080" w:type="dxa"/>
            <w:tcBorders>
              <w:top w:val="nil"/>
              <w:left w:val="nil"/>
              <w:bottom w:val="nil"/>
              <w:right w:val="nil"/>
            </w:tcBorders>
            <w:shd w:val="clear" w:color="auto" w:fill="auto"/>
            <w:noWrap/>
            <w:vAlign w:val="bottom"/>
            <w:hideMark/>
          </w:tcPr>
          <w:p w14:paraId="00ADE5D3" w14:textId="77777777"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2521</w:t>
            </w:r>
          </w:p>
        </w:tc>
        <w:tc>
          <w:tcPr>
            <w:tcW w:w="1420" w:type="dxa"/>
            <w:tcBorders>
              <w:top w:val="nil"/>
              <w:left w:val="nil"/>
              <w:bottom w:val="nil"/>
              <w:right w:val="nil"/>
            </w:tcBorders>
            <w:shd w:val="clear" w:color="auto" w:fill="auto"/>
            <w:noWrap/>
            <w:vAlign w:val="bottom"/>
            <w:hideMark/>
          </w:tcPr>
          <w:p w14:paraId="2A568F1E" w14:textId="660E4DCA"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w:t>
            </w:r>
            <w:r>
              <w:rPr>
                <w:rFonts w:ascii="Calibri" w:eastAsia="Times New Roman" w:hAnsi="Calibri" w:cs="Calibri"/>
                <w:color w:val="000000"/>
                <w:lang w:eastAsia="nl-NL"/>
              </w:rPr>
              <w:t xml:space="preserve"> (2.2) </w:t>
            </w:r>
          </w:p>
        </w:tc>
        <w:tc>
          <w:tcPr>
            <w:tcW w:w="1044" w:type="dxa"/>
            <w:tcBorders>
              <w:top w:val="nil"/>
              <w:left w:val="nil"/>
              <w:bottom w:val="nil"/>
              <w:right w:val="nil"/>
            </w:tcBorders>
            <w:shd w:val="clear" w:color="auto" w:fill="auto"/>
            <w:noWrap/>
            <w:vAlign w:val="bottom"/>
            <w:hideMark/>
          </w:tcPr>
          <w:p w14:paraId="593218CA" w14:textId="17BC38CF"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w:t>
            </w:r>
            <w:r>
              <w:rPr>
                <w:rFonts w:ascii="Calibri" w:eastAsia="Times New Roman" w:hAnsi="Calibri" w:cs="Calibri"/>
                <w:color w:val="000000"/>
                <w:lang w:eastAsia="nl-NL"/>
              </w:rPr>
              <w:t xml:space="preserve"> (3.2)</w:t>
            </w:r>
          </w:p>
        </w:tc>
        <w:tc>
          <w:tcPr>
            <w:tcW w:w="1134" w:type="dxa"/>
            <w:tcBorders>
              <w:top w:val="nil"/>
              <w:left w:val="nil"/>
              <w:bottom w:val="nil"/>
              <w:right w:val="nil"/>
            </w:tcBorders>
            <w:shd w:val="clear" w:color="auto" w:fill="auto"/>
            <w:noWrap/>
            <w:vAlign w:val="bottom"/>
            <w:hideMark/>
          </w:tcPr>
          <w:p w14:paraId="50182CD4" w14:textId="6B4759CC"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0</w:t>
            </w:r>
            <w:r>
              <w:rPr>
                <w:rFonts w:ascii="Calibri" w:eastAsia="Times New Roman" w:hAnsi="Calibri" w:cs="Calibri"/>
                <w:color w:val="000000"/>
                <w:lang w:eastAsia="nl-NL"/>
              </w:rPr>
              <w:t xml:space="preserve"> (0)</w:t>
            </w:r>
          </w:p>
        </w:tc>
      </w:tr>
      <w:tr w:rsidR="008C4723" w:rsidRPr="00421CA5" w14:paraId="1F36C7DB" w14:textId="77777777" w:rsidTr="00AD0DD0">
        <w:trPr>
          <w:trHeight w:val="300"/>
        </w:trPr>
        <w:tc>
          <w:tcPr>
            <w:tcW w:w="1080" w:type="dxa"/>
            <w:tcBorders>
              <w:top w:val="nil"/>
              <w:left w:val="nil"/>
              <w:bottom w:val="nil"/>
              <w:right w:val="nil"/>
            </w:tcBorders>
            <w:shd w:val="clear" w:color="auto" w:fill="auto"/>
            <w:noWrap/>
            <w:vAlign w:val="bottom"/>
            <w:hideMark/>
          </w:tcPr>
          <w:p w14:paraId="23B42586" w14:textId="77777777"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4360</w:t>
            </w:r>
          </w:p>
        </w:tc>
        <w:tc>
          <w:tcPr>
            <w:tcW w:w="1420" w:type="dxa"/>
            <w:tcBorders>
              <w:top w:val="nil"/>
              <w:left w:val="nil"/>
              <w:bottom w:val="nil"/>
              <w:right w:val="nil"/>
            </w:tcBorders>
            <w:shd w:val="clear" w:color="auto" w:fill="auto"/>
            <w:noWrap/>
            <w:vAlign w:val="bottom"/>
            <w:hideMark/>
          </w:tcPr>
          <w:p w14:paraId="51105D32" w14:textId="596C1A6E"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w:t>
            </w:r>
            <w:r>
              <w:rPr>
                <w:rFonts w:ascii="Calibri" w:eastAsia="Times New Roman" w:hAnsi="Calibri" w:cs="Calibri"/>
                <w:color w:val="000000"/>
                <w:lang w:eastAsia="nl-NL"/>
              </w:rPr>
              <w:t xml:space="preserve"> (2.2)</w:t>
            </w:r>
          </w:p>
        </w:tc>
        <w:tc>
          <w:tcPr>
            <w:tcW w:w="1044" w:type="dxa"/>
            <w:tcBorders>
              <w:top w:val="nil"/>
              <w:left w:val="nil"/>
              <w:bottom w:val="nil"/>
              <w:right w:val="nil"/>
            </w:tcBorders>
            <w:shd w:val="clear" w:color="auto" w:fill="auto"/>
            <w:noWrap/>
            <w:vAlign w:val="bottom"/>
            <w:hideMark/>
          </w:tcPr>
          <w:p w14:paraId="14E8EAB1" w14:textId="55D7A521"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w:t>
            </w:r>
            <w:r>
              <w:rPr>
                <w:rFonts w:ascii="Calibri" w:eastAsia="Times New Roman" w:hAnsi="Calibri" w:cs="Calibri"/>
                <w:color w:val="000000"/>
                <w:lang w:eastAsia="nl-NL"/>
              </w:rPr>
              <w:t xml:space="preserve"> (3.2)</w:t>
            </w:r>
          </w:p>
        </w:tc>
        <w:tc>
          <w:tcPr>
            <w:tcW w:w="1134" w:type="dxa"/>
            <w:tcBorders>
              <w:top w:val="nil"/>
              <w:left w:val="nil"/>
              <w:bottom w:val="nil"/>
              <w:right w:val="nil"/>
            </w:tcBorders>
            <w:shd w:val="clear" w:color="auto" w:fill="auto"/>
            <w:noWrap/>
            <w:vAlign w:val="bottom"/>
            <w:hideMark/>
          </w:tcPr>
          <w:p w14:paraId="42CC7895" w14:textId="20C5C0E2"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0</w:t>
            </w:r>
            <w:r>
              <w:rPr>
                <w:rFonts w:ascii="Calibri" w:eastAsia="Times New Roman" w:hAnsi="Calibri" w:cs="Calibri"/>
                <w:color w:val="000000"/>
                <w:lang w:eastAsia="nl-NL"/>
              </w:rPr>
              <w:t xml:space="preserve"> (0)</w:t>
            </w:r>
          </w:p>
        </w:tc>
      </w:tr>
      <w:tr w:rsidR="008C4723" w:rsidRPr="00421CA5" w14:paraId="0BA498D7" w14:textId="77777777" w:rsidTr="00AD0DD0">
        <w:trPr>
          <w:trHeight w:val="300"/>
        </w:trPr>
        <w:tc>
          <w:tcPr>
            <w:tcW w:w="1080" w:type="dxa"/>
            <w:tcBorders>
              <w:top w:val="nil"/>
              <w:left w:val="nil"/>
              <w:bottom w:val="nil"/>
              <w:right w:val="nil"/>
            </w:tcBorders>
            <w:shd w:val="clear" w:color="auto" w:fill="auto"/>
            <w:noWrap/>
            <w:vAlign w:val="bottom"/>
            <w:hideMark/>
          </w:tcPr>
          <w:p w14:paraId="139DCC71" w14:textId="77777777"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5420</w:t>
            </w:r>
          </w:p>
        </w:tc>
        <w:tc>
          <w:tcPr>
            <w:tcW w:w="1420" w:type="dxa"/>
            <w:tcBorders>
              <w:top w:val="nil"/>
              <w:left w:val="nil"/>
              <w:bottom w:val="nil"/>
              <w:right w:val="nil"/>
            </w:tcBorders>
            <w:shd w:val="clear" w:color="auto" w:fill="auto"/>
            <w:noWrap/>
            <w:vAlign w:val="bottom"/>
            <w:hideMark/>
          </w:tcPr>
          <w:p w14:paraId="27B8C127" w14:textId="2AB1169F"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w:t>
            </w:r>
            <w:r>
              <w:rPr>
                <w:rFonts w:ascii="Calibri" w:eastAsia="Times New Roman" w:hAnsi="Calibri" w:cs="Calibri"/>
                <w:color w:val="000000"/>
                <w:lang w:eastAsia="nl-NL"/>
              </w:rPr>
              <w:t xml:space="preserve"> (2.2)</w:t>
            </w:r>
          </w:p>
        </w:tc>
        <w:tc>
          <w:tcPr>
            <w:tcW w:w="1044" w:type="dxa"/>
            <w:tcBorders>
              <w:top w:val="nil"/>
              <w:left w:val="nil"/>
              <w:bottom w:val="nil"/>
              <w:right w:val="nil"/>
            </w:tcBorders>
            <w:shd w:val="clear" w:color="auto" w:fill="auto"/>
            <w:noWrap/>
            <w:vAlign w:val="bottom"/>
            <w:hideMark/>
          </w:tcPr>
          <w:p w14:paraId="47E54A0B" w14:textId="06720077"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0</w:t>
            </w:r>
            <w:r>
              <w:rPr>
                <w:rFonts w:ascii="Calibri" w:eastAsia="Times New Roman" w:hAnsi="Calibri" w:cs="Calibri"/>
                <w:color w:val="000000"/>
                <w:lang w:eastAsia="nl-NL"/>
              </w:rPr>
              <w:t xml:space="preserve"> (0)</w:t>
            </w:r>
          </w:p>
        </w:tc>
        <w:tc>
          <w:tcPr>
            <w:tcW w:w="1134" w:type="dxa"/>
            <w:tcBorders>
              <w:top w:val="nil"/>
              <w:left w:val="nil"/>
              <w:bottom w:val="nil"/>
              <w:right w:val="nil"/>
            </w:tcBorders>
            <w:shd w:val="clear" w:color="auto" w:fill="auto"/>
            <w:noWrap/>
            <w:vAlign w:val="bottom"/>
            <w:hideMark/>
          </w:tcPr>
          <w:p w14:paraId="072D9DD5" w14:textId="07881ED0"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w:t>
            </w:r>
            <w:r>
              <w:rPr>
                <w:rFonts w:ascii="Calibri" w:eastAsia="Times New Roman" w:hAnsi="Calibri" w:cs="Calibri"/>
                <w:color w:val="000000"/>
                <w:lang w:eastAsia="nl-NL"/>
              </w:rPr>
              <w:t xml:space="preserve"> (6.7)</w:t>
            </w:r>
          </w:p>
        </w:tc>
      </w:tr>
      <w:tr w:rsidR="008C4723" w:rsidRPr="00421CA5" w14:paraId="26EF9FD7" w14:textId="77777777" w:rsidTr="00AD0DD0">
        <w:trPr>
          <w:trHeight w:val="300"/>
        </w:trPr>
        <w:tc>
          <w:tcPr>
            <w:tcW w:w="1080" w:type="dxa"/>
            <w:tcBorders>
              <w:top w:val="nil"/>
              <w:left w:val="nil"/>
              <w:bottom w:val="nil"/>
              <w:right w:val="nil"/>
            </w:tcBorders>
            <w:shd w:val="clear" w:color="auto" w:fill="auto"/>
            <w:noWrap/>
            <w:vAlign w:val="bottom"/>
            <w:hideMark/>
          </w:tcPr>
          <w:p w14:paraId="44881BCA" w14:textId="77777777"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8464</w:t>
            </w:r>
          </w:p>
        </w:tc>
        <w:tc>
          <w:tcPr>
            <w:tcW w:w="1420" w:type="dxa"/>
            <w:tcBorders>
              <w:top w:val="nil"/>
              <w:left w:val="nil"/>
              <w:bottom w:val="nil"/>
              <w:right w:val="nil"/>
            </w:tcBorders>
            <w:shd w:val="clear" w:color="auto" w:fill="auto"/>
            <w:noWrap/>
            <w:vAlign w:val="bottom"/>
            <w:hideMark/>
          </w:tcPr>
          <w:p w14:paraId="349EEA40" w14:textId="7B40BC25"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w:t>
            </w:r>
            <w:r>
              <w:rPr>
                <w:rFonts w:ascii="Calibri" w:eastAsia="Times New Roman" w:hAnsi="Calibri" w:cs="Calibri"/>
                <w:color w:val="000000"/>
                <w:lang w:eastAsia="nl-NL"/>
              </w:rPr>
              <w:t xml:space="preserve"> (2.2)</w:t>
            </w:r>
          </w:p>
        </w:tc>
        <w:tc>
          <w:tcPr>
            <w:tcW w:w="1044" w:type="dxa"/>
            <w:tcBorders>
              <w:top w:val="nil"/>
              <w:left w:val="nil"/>
              <w:bottom w:val="nil"/>
              <w:right w:val="nil"/>
            </w:tcBorders>
            <w:shd w:val="clear" w:color="auto" w:fill="auto"/>
            <w:noWrap/>
            <w:vAlign w:val="bottom"/>
            <w:hideMark/>
          </w:tcPr>
          <w:p w14:paraId="0170C06D" w14:textId="163E13E0"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w:t>
            </w:r>
            <w:r>
              <w:rPr>
                <w:rFonts w:ascii="Calibri" w:eastAsia="Times New Roman" w:hAnsi="Calibri" w:cs="Calibri"/>
                <w:color w:val="000000"/>
                <w:lang w:eastAsia="nl-NL"/>
              </w:rPr>
              <w:t xml:space="preserve"> (3.2)</w:t>
            </w:r>
          </w:p>
        </w:tc>
        <w:tc>
          <w:tcPr>
            <w:tcW w:w="1134" w:type="dxa"/>
            <w:tcBorders>
              <w:top w:val="nil"/>
              <w:left w:val="nil"/>
              <w:bottom w:val="nil"/>
              <w:right w:val="nil"/>
            </w:tcBorders>
            <w:shd w:val="clear" w:color="auto" w:fill="auto"/>
            <w:noWrap/>
            <w:vAlign w:val="bottom"/>
            <w:hideMark/>
          </w:tcPr>
          <w:p w14:paraId="644123AD" w14:textId="2875265D"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0</w:t>
            </w:r>
            <w:r>
              <w:rPr>
                <w:rFonts w:ascii="Calibri" w:eastAsia="Times New Roman" w:hAnsi="Calibri" w:cs="Calibri"/>
                <w:color w:val="000000"/>
                <w:lang w:eastAsia="nl-NL"/>
              </w:rPr>
              <w:t xml:space="preserve"> (0)</w:t>
            </w:r>
          </w:p>
        </w:tc>
      </w:tr>
      <w:tr w:rsidR="008C4723" w:rsidRPr="00421CA5" w14:paraId="6D408A2C" w14:textId="77777777" w:rsidTr="00AD0DD0">
        <w:trPr>
          <w:trHeight w:val="300"/>
        </w:trPr>
        <w:tc>
          <w:tcPr>
            <w:tcW w:w="1080" w:type="dxa"/>
            <w:tcBorders>
              <w:top w:val="nil"/>
              <w:left w:val="nil"/>
              <w:bottom w:val="nil"/>
              <w:right w:val="nil"/>
            </w:tcBorders>
            <w:shd w:val="clear" w:color="auto" w:fill="auto"/>
            <w:noWrap/>
            <w:vAlign w:val="bottom"/>
            <w:hideMark/>
          </w:tcPr>
          <w:p w14:paraId="51D3CB6E" w14:textId="77777777" w:rsidR="008C4723" w:rsidRPr="00421CA5" w:rsidRDefault="008C4723" w:rsidP="00421CA5">
            <w:pPr>
              <w:spacing w:after="0" w:line="240" w:lineRule="auto"/>
              <w:jc w:val="center"/>
              <w:rPr>
                <w:rFonts w:ascii="Calibri" w:eastAsia="Times New Roman" w:hAnsi="Calibri" w:cs="Calibri"/>
                <w:color w:val="000000"/>
                <w:lang w:eastAsia="nl-NL"/>
              </w:rPr>
            </w:pPr>
            <w:proofErr w:type="spellStart"/>
            <w:r w:rsidRPr="00421CA5">
              <w:rPr>
                <w:rFonts w:ascii="Calibri" w:eastAsia="Times New Roman" w:hAnsi="Calibri" w:cs="Calibri"/>
                <w:color w:val="000000"/>
                <w:lang w:eastAsia="nl-NL"/>
              </w:rPr>
              <w:t>undefined</w:t>
            </w:r>
            <w:proofErr w:type="spellEnd"/>
          </w:p>
        </w:tc>
        <w:tc>
          <w:tcPr>
            <w:tcW w:w="1420" w:type="dxa"/>
            <w:tcBorders>
              <w:top w:val="nil"/>
              <w:left w:val="nil"/>
              <w:bottom w:val="nil"/>
              <w:right w:val="nil"/>
            </w:tcBorders>
            <w:shd w:val="clear" w:color="auto" w:fill="auto"/>
            <w:noWrap/>
            <w:vAlign w:val="bottom"/>
            <w:hideMark/>
          </w:tcPr>
          <w:p w14:paraId="45300A03" w14:textId="7CC518B3"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w:t>
            </w:r>
            <w:r>
              <w:rPr>
                <w:rFonts w:ascii="Calibri" w:eastAsia="Times New Roman" w:hAnsi="Calibri" w:cs="Calibri"/>
                <w:color w:val="000000"/>
                <w:lang w:eastAsia="nl-NL"/>
              </w:rPr>
              <w:t xml:space="preserve"> (2.2)</w:t>
            </w:r>
          </w:p>
        </w:tc>
        <w:tc>
          <w:tcPr>
            <w:tcW w:w="1044" w:type="dxa"/>
            <w:tcBorders>
              <w:top w:val="nil"/>
              <w:left w:val="nil"/>
              <w:bottom w:val="nil"/>
              <w:right w:val="nil"/>
            </w:tcBorders>
            <w:shd w:val="clear" w:color="auto" w:fill="auto"/>
            <w:noWrap/>
            <w:vAlign w:val="bottom"/>
            <w:hideMark/>
          </w:tcPr>
          <w:p w14:paraId="2647AA94" w14:textId="54148B60"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0</w:t>
            </w:r>
            <w:r>
              <w:rPr>
                <w:rFonts w:ascii="Calibri" w:eastAsia="Times New Roman" w:hAnsi="Calibri" w:cs="Calibri"/>
                <w:color w:val="000000"/>
                <w:lang w:eastAsia="nl-NL"/>
              </w:rPr>
              <w:t xml:space="preserve"> (0)</w:t>
            </w:r>
          </w:p>
        </w:tc>
        <w:tc>
          <w:tcPr>
            <w:tcW w:w="1134" w:type="dxa"/>
            <w:tcBorders>
              <w:top w:val="nil"/>
              <w:left w:val="nil"/>
              <w:bottom w:val="nil"/>
              <w:right w:val="nil"/>
            </w:tcBorders>
            <w:shd w:val="clear" w:color="auto" w:fill="auto"/>
            <w:noWrap/>
            <w:vAlign w:val="bottom"/>
            <w:hideMark/>
          </w:tcPr>
          <w:p w14:paraId="729A9FEC" w14:textId="61416E24" w:rsidR="008C4723" w:rsidRPr="00421CA5" w:rsidRDefault="008C4723" w:rsidP="00421CA5">
            <w:pPr>
              <w:spacing w:after="0" w:line="240" w:lineRule="auto"/>
              <w:jc w:val="center"/>
              <w:rPr>
                <w:rFonts w:ascii="Calibri" w:eastAsia="Times New Roman" w:hAnsi="Calibri" w:cs="Calibri"/>
                <w:color w:val="000000"/>
                <w:lang w:eastAsia="nl-NL"/>
              </w:rPr>
            </w:pPr>
            <w:r w:rsidRPr="00421CA5">
              <w:rPr>
                <w:rFonts w:ascii="Calibri" w:eastAsia="Times New Roman" w:hAnsi="Calibri" w:cs="Calibri"/>
                <w:color w:val="000000"/>
                <w:lang w:eastAsia="nl-NL"/>
              </w:rPr>
              <w:t>1</w:t>
            </w:r>
            <w:r>
              <w:rPr>
                <w:rFonts w:ascii="Calibri" w:eastAsia="Times New Roman" w:hAnsi="Calibri" w:cs="Calibri"/>
                <w:color w:val="000000"/>
                <w:lang w:eastAsia="nl-NL"/>
              </w:rPr>
              <w:t xml:space="preserve"> (6.7)</w:t>
            </w:r>
          </w:p>
        </w:tc>
      </w:tr>
    </w:tbl>
    <w:p w14:paraId="4E9CAB38" w14:textId="33A28451" w:rsidR="00421CA5" w:rsidRPr="00190B5D" w:rsidRDefault="00AD0DD0" w:rsidP="00E80810">
      <w:pPr>
        <w:spacing w:line="360" w:lineRule="auto"/>
        <w:rPr>
          <w:rFonts w:cstheme="minorHAnsi"/>
          <w:lang w:val="en-GB"/>
        </w:rPr>
      </w:pPr>
      <w:r w:rsidRPr="00190B5D">
        <w:rPr>
          <w:rFonts w:cstheme="minorHAnsi"/>
          <w:lang w:val="en-GB"/>
        </w:rPr>
        <w:t xml:space="preserve">* Similar isolates from two different samples from ASB group were included once. From two ASB patients, three samples were taken. One of those had three times the same E. coli isolates, which was included once. The other one had two time the same E. coli (which was included once) and one time another (which was </w:t>
      </w:r>
      <w:r w:rsidR="00EA4E1B">
        <w:rPr>
          <w:rFonts w:cstheme="minorHAnsi"/>
          <w:lang w:val="en-GB"/>
        </w:rPr>
        <w:t>not</w:t>
      </w:r>
      <w:r w:rsidRPr="00190B5D">
        <w:rPr>
          <w:rFonts w:cstheme="minorHAnsi"/>
          <w:lang w:val="en-GB"/>
        </w:rPr>
        <w:t xml:space="preserve"> included</w:t>
      </w:r>
      <w:r w:rsidR="00190B5D" w:rsidRPr="00190B5D">
        <w:rPr>
          <w:rFonts w:cstheme="minorHAnsi"/>
          <w:lang w:val="en-GB"/>
        </w:rPr>
        <w:t xml:space="preserve"> (ST569</w:t>
      </w:r>
      <w:r w:rsidRPr="00190B5D">
        <w:rPr>
          <w:rFonts w:cstheme="minorHAnsi"/>
          <w:lang w:val="en-GB"/>
        </w:rPr>
        <w:t>)</w:t>
      </w:r>
      <w:r w:rsidR="00EA4E1B">
        <w:rPr>
          <w:rFonts w:cstheme="minorHAnsi"/>
          <w:lang w:val="en-GB"/>
        </w:rPr>
        <w:t>)</w:t>
      </w:r>
      <w:r w:rsidRPr="00190B5D">
        <w:rPr>
          <w:rFonts w:cstheme="minorHAnsi"/>
          <w:lang w:val="en-GB"/>
        </w:rPr>
        <w:t xml:space="preserve">. </w:t>
      </w:r>
    </w:p>
    <w:p w14:paraId="5BBB07D2" w14:textId="77777777" w:rsidR="007C668A" w:rsidRPr="00970464" w:rsidRDefault="007C668A" w:rsidP="008B2B7C">
      <w:pPr>
        <w:rPr>
          <w:lang w:val="en-GB"/>
        </w:rPr>
      </w:pPr>
    </w:p>
    <w:p w14:paraId="1B36B41D" w14:textId="77777777" w:rsidR="00B95D5F" w:rsidRPr="00970464" w:rsidRDefault="00B95D5F" w:rsidP="008B2B7C">
      <w:pPr>
        <w:rPr>
          <w:lang w:val="en-GB"/>
        </w:rPr>
      </w:pPr>
    </w:p>
    <w:p w14:paraId="7970426E" w14:textId="2E483D96" w:rsidR="005D775B" w:rsidRPr="00970464" w:rsidRDefault="00A46525" w:rsidP="005D775B">
      <w:pPr>
        <w:spacing w:line="360" w:lineRule="auto"/>
        <w:rPr>
          <w:rFonts w:ascii="Arial" w:hAnsi="Arial" w:cs="Arial"/>
          <w:b/>
          <w:bCs/>
          <w:lang w:val="en-GB"/>
        </w:rPr>
      </w:pPr>
      <w:r>
        <w:rPr>
          <w:noProof/>
          <w:sz w:val="16"/>
          <w:szCs w:val="16"/>
          <w:lang w:eastAsia="nl-NL"/>
        </w:rPr>
        <w:lastRenderedPageBreak/>
        <w:drawing>
          <wp:inline distT="0" distB="0" distL="0" distR="0" wp14:anchorId="246F6E6C" wp14:editId="60DF69A9">
            <wp:extent cx="5731510" cy="3359785"/>
            <wp:effectExtent l="0" t="0" r="2540" b="0"/>
            <wp:docPr id="9" name="Afbeeld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isolaten per clermont typen_new.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359785"/>
                    </a:xfrm>
                    <a:prstGeom prst="rect">
                      <a:avLst/>
                    </a:prstGeom>
                  </pic:spPr>
                </pic:pic>
              </a:graphicData>
            </a:graphic>
          </wp:inline>
        </w:drawing>
      </w:r>
    </w:p>
    <w:p w14:paraId="62B15FD5" w14:textId="77777777" w:rsidR="005D775B" w:rsidRPr="00125A0C" w:rsidRDefault="005D775B" w:rsidP="005D775B">
      <w:pPr>
        <w:spacing w:line="360" w:lineRule="auto"/>
        <w:rPr>
          <w:rFonts w:cstheme="minorHAnsi"/>
          <w:b/>
          <w:bCs/>
          <w:lang w:val="en-GB"/>
        </w:rPr>
      </w:pPr>
      <w:r w:rsidRPr="00125A0C">
        <w:rPr>
          <w:rFonts w:cstheme="minorHAnsi"/>
          <w:b/>
          <w:bCs/>
          <w:lang w:val="en-GB"/>
        </w:rPr>
        <w:t xml:space="preserve">Figure 2: </w:t>
      </w:r>
      <w:r w:rsidRPr="00125A0C">
        <w:rPr>
          <w:rFonts w:cstheme="minorHAnsi"/>
          <w:lang w:val="en-GB"/>
        </w:rPr>
        <w:t>Percentage of isolates per Clermont phylotype.</w:t>
      </w:r>
      <w:r w:rsidRPr="00125A0C">
        <w:rPr>
          <w:rFonts w:cstheme="minorHAnsi"/>
          <w:b/>
          <w:bCs/>
          <w:lang w:val="en-GB"/>
        </w:rPr>
        <w:t xml:space="preserve"> </w:t>
      </w:r>
    </w:p>
    <w:p w14:paraId="6AFCE5DA" w14:textId="77777777" w:rsidR="008B2B7C" w:rsidRPr="00970464" w:rsidRDefault="008B2B7C" w:rsidP="00344A46">
      <w:pPr>
        <w:spacing w:line="360" w:lineRule="auto"/>
        <w:rPr>
          <w:rFonts w:ascii="Arial" w:hAnsi="Arial" w:cs="Arial"/>
          <w:lang w:val="en-GB"/>
        </w:rPr>
      </w:pPr>
    </w:p>
    <w:p w14:paraId="05AE0DAF" w14:textId="7178124E" w:rsidR="00F766F2" w:rsidRPr="00970464" w:rsidRDefault="00A46525" w:rsidP="00344A46">
      <w:pPr>
        <w:spacing w:line="360" w:lineRule="auto"/>
        <w:rPr>
          <w:rFonts w:ascii="Arial" w:hAnsi="Arial" w:cs="Arial"/>
          <w:lang w:val="en-GB"/>
        </w:rPr>
      </w:pPr>
      <w:r>
        <w:rPr>
          <w:rFonts w:ascii="Arial" w:hAnsi="Arial" w:cs="Arial"/>
          <w:noProof/>
          <w:lang w:eastAsia="nl-NL"/>
        </w:rPr>
        <w:drawing>
          <wp:inline distT="0" distB="0" distL="0" distR="0" wp14:anchorId="2663227D" wp14:editId="04ED6D9C">
            <wp:extent cx="2276856" cy="2795016"/>
            <wp:effectExtent l="0" t="0" r="9525" b="5715"/>
            <wp:docPr id="10" name="Afbeeld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UFs.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76856" cy="2795016"/>
                    </a:xfrm>
                    <a:prstGeom prst="rect">
                      <a:avLst/>
                    </a:prstGeom>
                  </pic:spPr>
                </pic:pic>
              </a:graphicData>
            </a:graphic>
          </wp:inline>
        </w:drawing>
      </w:r>
    </w:p>
    <w:p w14:paraId="19BDEE9C" w14:textId="17856B96" w:rsidR="000F7455" w:rsidRPr="00125A0C" w:rsidRDefault="000F7455" w:rsidP="00344A46">
      <w:pPr>
        <w:spacing w:line="360" w:lineRule="auto"/>
        <w:rPr>
          <w:rFonts w:cstheme="minorHAnsi"/>
          <w:lang w:val="en-GB"/>
        </w:rPr>
      </w:pPr>
      <w:r w:rsidRPr="00125A0C">
        <w:rPr>
          <w:rFonts w:cstheme="minorHAnsi"/>
          <w:b/>
          <w:bCs/>
          <w:lang w:val="en-GB"/>
        </w:rPr>
        <w:t xml:space="preserve">Figure </w:t>
      </w:r>
      <w:r w:rsidR="005D775B" w:rsidRPr="00125A0C">
        <w:rPr>
          <w:rFonts w:cstheme="minorHAnsi"/>
          <w:b/>
          <w:bCs/>
          <w:lang w:val="en-GB"/>
        </w:rPr>
        <w:t>3</w:t>
      </w:r>
      <w:r w:rsidRPr="00125A0C">
        <w:rPr>
          <w:rFonts w:cstheme="minorHAnsi"/>
          <w:b/>
          <w:bCs/>
          <w:lang w:val="en-GB"/>
        </w:rPr>
        <w:t>:</w:t>
      </w:r>
      <w:r w:rsidRPr="00125A0C">
        <w:rPr>
          <w:rFonts w:cstheme="minorHAnsi"/>
          <w:lang w:val="en-GB"/>
        </w:rPr>
        <w:t xml:space="preserve"> Number of putative </w:t>
      </w:r>
      <w:proofErr w:type="spellStart"/>
      <w:r w:rsidRPr="00125A0C">
        <w:rPr>
          <w:rFonts w:cstheme="minorHAnsi"/>
          <w:lang w:val="en-GB"/>
        </w:rPr>
        <w:t>uropathogenicity</w:t>
      </w:r>
      <w:proofErr w:type="spellEnd"/>
      <w:r w:rsidRPr="00125A0C">
        <w:rPr>
          <w:rFonts w:cstheme="minorHAnsi"/>
          <w:lang w:val="en-GB"/>
        </w:rPr>
        <w:t xml:space="preserve"> factors in </w:t>
      </w:r>
      <w:r w:rsidR="007D2CAE" w:rsidRPr="00125A0C">
        <w:rPr>
          <w:rFonts w:cstheme="minorHAnsi"/>
          <w:i/>
          <w:lang w:val="en-GB"/>
        </w:rPr>
        <w:t>E.</w:t>
      </w:r>
      <w:r w:rsidR="00812919" w:rsidRPr="00125A0C">
        <w:rPr>
          <w:rFonts w:cstheme="minorHAnsi"/>
          <w:i/>
          <w:lang w:val="en-GB"/>
        </w:rPr>
        <w:t xml:space="preserve"> </w:t>
      </w:r>
      <w:r w:rsidR="007D2CAE" w:rsidRPr="00125A0C">
        <w:rPr>
          <w:rFonts w:cstheme="minorHAnsi"/>
          <w:i/>
          <w:lang w:val="en-GB"/>
        </w:rPr>
        <w:t>coli</w:t>
      </w:r>
      <w:r w:rsidR="007D2CAE" w:rsidRPr="00125A0C">
        <w:rPr>
          <w:rFonts w:cstheme="minorHAnsi"/>
          <w:lang w:val="en-GB"/>
        </w:rPr>
        <w:t xml:space="preserve"> </w:t>
      </w:r>
      <w:r w:rsidR="00812919" w:rsidRPr="00125A0C">
        <w:rPr>
          <w:rFonts w:cstheme="minorHAnsi"/>
          <w:lang w:val="en-GB"/>
        </w:rPr>
        <w:t xml:space="preserve">isolates </w:t>
      </w:r>
      <w:r w:rsidR="007D2CAE" w:rsidRPr="00125A0C">
        <w:rPr>
          <w:rFonts w:cstheme="minorHAnsi"/>
          <w:lang w:val="en-GB"/>
        </w:rPr>
        <w:t xml:space="preserve">from patients with urinary tract infection (UTI) and asymptomatic bacteriuria (ASB). </w:t>
      </w:r>
    </w:p>
    <w:p w14:paraId="0A0AB6E7" w14:textId="581770D1" w:rsidR="00E804FE" w:rsidRPr="00B2789E" w:rsidRDefault="00E804FE" w:rsidP="00344A46">
      <w:pPr>
        <w:spacing w:line="360" w:lineRule="auto"/>
        <w:rPr>
          <w:rFonts w:ascii="Arial" w:hAnsi="Arial" w:cs="Arial"/>
          <w:b/>
          <w:bCs/>
          <w:lang w:val="en-US"/>
        </w:rPr>
      </w:pPr>
    </w:p>
    <w:p w14:paraId="0DD42D1E" w14:textId="77777777" w:rsidR="007378A5" w:rsidRDefault="007378A5">
      <w:pPr>
        <w:rPr>
          <w:rFonts w:ascii="Arial" w:hAnsi="Arial" w:cs="Arial"/>
          <w:b/>
          <w:bCs/>
          <w:lang w:val="en-US"/>
        </w:rPr>
      </w:pPr>
      <w:r>
        <w:rPr>
          <w:rFonts w:ascii="Arial" w:hAnsi="Arial" w:cs="Arial"/>
          <w:b/>
          <w:bCs/>
          <w:lang w:val="en-US"/>
        </w:rPr>
        <w:br w:type="page"/>
      </w:r>
    </w:p>
    <w:p w14:paraId="6DD1C998" w14:textId="46F05AB2" w:rsidR="00E804FE" w:rsidRPr="00757308" w:rsidRDefault="00E804FE" w:rsidP="00344A46">
      <w:pPr>
        <w:spacing w:line="360" w:lineRule="auto"/>
        <w:rPr>
          <w:rFonts w:ascii="Arial" w:hAnsi="Arial" w:cs="Arial"/>
          <w:b/>
          <w:bCs/>
          <w:lang w:val="en-US"/>
        </w:rPr>
      </w:pPr>
      <w:r w:rsidRPr="00757308">
        <w:rPr>
          <w:rFonts w:ascii="Arial" w:hAnsi="Arial" w:cs="Arial"/>
          <w:b/>
          <w:bCs/>
          <w:lang w:val="en-US"/>
        </w:rPr>
        <w:lastRenderedPageBreak/>
        <w:t>Table 1. Percentages of isolate</w:t>
      </w:r>
      <w:r w:rsidR="00FB315C" w:rsidRPr="00757308">
        <w:rPr>
          <w:rFonts w:ascii="Arial" w:hAnsi="Arial" w:cs="Arial"/>
          <w:b/>
          <w:bCs/>
          <w:lang w:val="en-US"/>
        </w:rPr>
        <w:t>s</w:t>
      </w:r>
      <w:r w:rsidRPr="00757308">
        <w:rPr>
          <w:rFonts w:ascii="Arial" w:hAnsi="Arial" w:cs="Arial"/>
          <w:b/>
          <w:bCs/>
          <w:lang w:val="en-US"/>
        </w:rPr>
        <w:t xml:space="preserve"> with the PUF</w:t>
      </w:r>
      <w:r w:rsidR="00FB315C" w:rsidRPr="00757308">
        <w:rPr>
          <w:rFonts w:ascii="Arial" w:hAnsi="Arial" w:cs="Arial"/>
          <w:b/>
          <w:bCs/>
          <w:lang w:val="en-US"/>
        </w:rPr>
        <w:t>s</w:t>
      </w:r>
      <w:r w:rsidRPr="00757308">
        <w:rPr>
          <w:rFonts w:ascii="Arial" w:hAnsi="Arial" w:cs="Arial"/>
          <w:b/>
          <w:bCs/>
          <w:lang w:val="en-US"/>
        </w:rPr>
        <w:t xml:space="preserve"> in the UTI and ASB group</w:t>
      </w:r>
    </w:p>
    <w:tbl>
      <w:tblPr>
        <w:tblW w:w="12606" w:type="dxa"/>
        <w:tblCellMar>
          <w:left w:w="70" w:type="dxa"/>
          <w:right w:w="70" w:type="dxa"/>
        </w:tblCellMar>
        <w:tblLook w:val="04A0" w:firstRow="1" w:lastRow="0" w:firstColumn="1" w:lastColumn="0" w:noHBand="0" w:noVBand="1"/>
      </w:tblPr>
      <w:tblGrid>
        <w:gridCol w:w="1960"/>
        <w:gridCol w:w="5543"/>
        <w:gridCol w:w="1559"/>
        <w:gridCol w:w="1701"/>
        <w:gridCol w:w="1843"/>
      </w:tblGrid>
      <w:tr w:rsidR="009E32A5" w:rsidRPr="00E804FE" w14:paraId="567A137A" w14:textId="700BABA9" w:rsidTr="009E32A5">
        <w:trPr>
          <w:trHeight w:val="450"/>
        </w:trPr>
        <w:tc>
          <w:tcPr>
            <w:tcW w:w="1960" w:type="dxa"/>
            <w:tcBorders>
              <w:top w:val="single" w:sz="8" w:space="0" w:color="auto"/>
              <w:left w:val="single" w:sz="8" w:space="0" w:color="auto"/>
              <w:bottom w:val="single" w:sz="8" w:space="0" w:color="auto"/>
              <w:right w:val="single" w:sz="4" w:space="0" w:color="auto"/>
            </w:tcBorders>
            <w:shd w:val="clear" w:color="auto" w:fill="auto"/>
            <w:noWrap/>
            <w:vAlign w:val="bottom"/>
            <w:hideMark/>
          </w:tcPr>
          <w:p w14:paraId="058C0022" w14:textId="77777777" w:rsidR="009E32A5" w:rsidRPr="00E804FE" w:rsidRDefault="009E32A5" w:rsidP="00E84116">
            <w:pPr>
              <w:spacing w:after="0" w:line="240" w:lineRule="auto"/>
              <w:rPr>
                <w:rFonts w:ascii="Calibri" w:eastAsia="Times New Roman" w:hAnsi="Calibri" w:cs="Calibri"/>
                <w:b/>
                <w:bCs/>
                <w:color w:val="000000"/>
                <w:lang w:eastAsia="nl-NL"/>
              </w:rPr>
            </w:pPr>
            <w:r w:rsidRPr="00E804FE">
              <w:rPr>
                <w:rFonts w:ascii="Calibri" w:eastAsia="Times New Roman" w:hAnsi="Calibri" w:cs="Calibri"/>
                <w:b/>
                <w:bCs/>
                <w:color w:val="000000"/>
                <w:lang w:eastAsia="nl-NL"/>
              </w:rPr>
              <w:t xml:space="preserve">PUF </w:t>
            </w:r>
            <w:proofErr w:type="spellStart"/>
            <w:r w:rsidRPr="00E804FE">
              <w:rPr>
                <w:rFonts w:ascii="Calibri" w:eastAsia="Times New Roman" w:hAnsi="Calibri" w:cs="Calibri"/>
                <w:b/>
                <w:bCs/>
                <w:color w:val="000000"/>
                <w:lang w:eastAsia="nl-NL"/>
              </w:rPr>
              <w:t>abbreviation</w:t>
            </w:r>
            <w:proofErr w:type="spellEnd"/>
          </w:p>
        </w:tc>
        <w:tc>
          <w:tcPr>
            <w:tcW w:w="5543" w:type="dxa"/>
            <w:tcBorders>
              <w:top w:val="single" w:sz="8" w:space="0" w:color="auto"/>
              <w:left w:val="nil"/>
              <w:bottom w:val="single" w:sz="8" w:space="0" w:color="auto"/>
              <w:right w:val="single" w:sz="4" w:space="0" w:color="auto"/>
            </w:tcBorders>
            <w:shd w:val="clear" w:color="auto" w:fill="auto"/>
            <w:noWrap/>
            <w:vAlign w:val="bottom"/>
            <w:hideMark/>
          </w:tcPr>
          <w:p w14:paraId="66EDC4B5" w14:textId="77777777" w:rsidR="009E32A5" w:rsidRPr="00E804FE" w:rsidRDefault="009E32A5" w:rsidP="00E84116">
            <w:pPr>
              <w:spacing w:after="0" w:line="240" w:lineRule="auto"/>
              <w:rPr>
                <w:rFonts w:ascii="Calibri" w:eastAsia="Times New Roman" w:hAnsi="Calibri" w:cs="Calibri"/>
                <w:b/>
                <w:bCs/>
                <w:color w:val="000000"/>
                <w:lang w:eastAsia="nl-NL"/>
              </w:rPr>
            </w:pPr>
            <w:r w:rsidRPr="00E804FE">
              <w:rPr>
                <w:rFonts w:ascii="Calibri" w:eastAsia="Times New Roman" w:hAnsi="Calibri" w:cs="Calibri"/>
                <w:b/>
                <w:bCs/>
                <w:color w:val="000000"/>
                <w:lang w:eastAsia="nl-NL"/>
              </w:rPr>
              <w:t xml:space="preserve">PUF </w:t>
            </w:r>
            <w:proofErr w:type="spellStart"/>
            <w:r w:rsidRPr="00E804FE">
              <w:rPr>
                <w:rFonts w:ascii="Calibri" w:eastAsia="Times New Roman" w:hAnsi="Calibri" w:cs="Calibri"/>
                <w:b/>
                <w:bCs/>
                <w:color w:val="000000"/>
                <w:lang w:eastAsia="nl-NL"/>
              </w:rPr>
              <w:t>description</w:t>
            </w:r>
            <w:proofErr w:type="spellEnd"/>
          </w:p>
        </w:tc>
        <w:tc>
          <w:tcPr>
            <w:tcW w:w="1559" w:type="dxa"/>
            <w:tcBorders>
              <w:top w:val="single" w:sz="8" w:space="0" w:color="auto"/>
              <w:left w:val="nil"/>
              <w:bottom w:val="single" w:sz="8" w:space="0" w:color="auto"/>
              <w:right w:val="single" w:sz="4" w:space="0" w:color="auto"/>
            </w:tcBorders>
            <w:vAlign w:val="bottom"/>
          </w:tcPr>
          <w:p w14:paraId="4F34B06C" w14:textId="27A3A15A" w:rsidR="009E32A5" w:rsidRPr="00E804FE" w:rsidRDefault="009E32A5" w:rsidP="00E84116">
            <w:pPr>
              <w:spacing w:after="0" w:line="240" w:lineRule="auto"/>
              <w:rPr>
                <w:rFonts w:ascii="Calibri" w:eastAsia="Times New Roman" w:hAnsi="Calibri" w:cs="Calibri"/>
                <w:b/>
                <w:bCs/>
                <w:color w:val="000000"/>
                <w:lang w:eastAsia="nl-NL"/>
              </w:rPr>
            </w:pPr>
            <w:r>
              <w:rPr>
                <w:rFonts w:ascii="Calibri" w:eastAsia="Times New Roman" w:hAnsi="Calibri" w:cs="Calibri"/>
                <w:b/>
                <w:bCs/>
                <w:color w:val="000000"/>
                <w:lang w:eastAsia="nl-NL"/>
              </w:rPr>
              <w:t>Overall, n</w:t>
            </w:r>
            <w:r w:rsidRPr="00E804FE">
              <w:rPr>
                <w:rFonts w:ascii="Calibri" w:eastAsia="Times New Roman" w:hAnsi="Calibri" w:cs="Calibri"/>
                <w:b/>
                <w:bCs/>
                <w:color w:val="000000"/>
                <w:lang w:eastAsia="nl-NL"/>
              </w:rPr>
              <w:t xml:space="preserve"> (%)</w:t>
            </w:r>
          </w:p>
        </w:tc>
        <w:tc>
          <w:tcPr>
            <w:tcW w:w="1701" w:type="dxa"/>
            <w:tcBorders>
              <w:top w:val="single" w:sz="8" w:space="0" w:color="auto"/>
              <w:left w:val="single" w:sz="4" w:space="0" w:color="auto"/>
              <w:bottom w:val="single" w:sz="8" w:space="0" w:color="auto"/>
              <w:right w:val="single" w:sz="4" w:space="0" w:color="auto"/>
            </w:tcBorders>
            <w:shd w:val="clear" w:color="auto" w:fill="auto"/>
            <w:noWrap/>
            <w:vAlign w:val="bottom"/>
            <w:hideMark/>
          </w:tcPr>
          <w:p w14:paraId="4AA041F9" w14:textId="3AC2B456" w:rsidR="009E32A5" w:rsidRPr="009E32A5" w:rsidRDefault="009E32A5" w:rsidP="00E84116">
            <w:pPr>
              <w:spacing w:after="0" w:line="240" w:lineRule="auto"/>
              <w:rPr>
                <w:rFonts w:ascii="Calibri" w:eastAsia="Times New Roman" w:hAnsi="Calibri" w:cs="Calibri"/>
                <w:b/>
                <w:bCs/>
                <w:color w:val="000000"/>
                <w:lang w:eastAsia="nl-NL"/>
              </w:rPr>
            </w:pPr>
            <w:r w:rsidRPr="009E32A5">
              <w:rPr>
                <w:rFonts w:ascii="Calibri" w:eastAsia="Times New Roman" w:hAnsi="Calibri" w:cs="Calibri"/>
                <w:b/>
                <w:bCs/>
                <w:color w:val="000000"/>
                <w:lang w:eastAsia="nl-NL"/>
              </w:rPr>
              <w:t xml:space="preserve">UTI </w:t>
            </w:r>
            <w:proofErr w:type="spellStart"/>
            <w:r w:rsidRPr="009E32A5">
              <w:rPr>
                <w:rFonts w:ascii="Calibri" w:eastAsia="Times New Roman" w:hAnsi="Calibri" w:cs="Calibri"/>
                <w:b/>
                <w:bCs/>
                <w:color w:val="000000"/>
                <w:lang w:eastAsia="nl-NL"/>
              </w:rPr>
              <w:t>group</w:t>
            </w:r>
            <w:proofErr w:type="spellEnd"/>
            <w:r w:rsidRPr="009E32A5">
              <w:rPr>
                <w:rFonts w:ascii="Calibri" w:eastAsia="Times New Roman" w:hAnsi="Calibri" w:cs="Calibri"/>
                <w:b/>
                <w:bCs/>
                <w:color w:val="000000"/>
                <w:lang w:eastAsia="nl-NL"/>
              </w:rPr>
              <w:t>, n  (%)</w:t>
            </w:r>
          </w:p>
        </w:tc>
        <w:tc>
          <w:tcPr>
            <w:tcW w:w="1843" w:type="dxa"/>
            <w:tcBorders>
              <w:top w:val="single" w:sz="8" w:space="0" w:color="auto"/>
              <w:left w:val="nil"/>
              <w:bottom w:val="single" w:sz="8" w:space="0" w:color="auto"/>
              <w:right w:val="single" w:sz="8" w:space="0" w:color="auto"/>
            </w:tcBorders>
            <w:shd w:val="clear" w:color="auto" w:fill="auto"/>
            <w:noWrap/>
            <w:vAlign w:val="bottom"/>
            <w:hideMark/>
          </w:tcPr>
          <w:p w14:paraId="010FCEB8" w14:textId="78F84953" w:rsidR="009E32A5" w:rsidRPr="009E32A5" w:rsidRDefault="009E32A5" w:rsidP="00E84116">
            <w:pPr>
              <w:spacing w:after="0" w:line="240" w:lineRule="auto"/>
              <w:rPr>
                <w:rFonts w:ascii="Calibri" w:eastAsia="Times New Roman" w:hAnsi="Calibri" w:cs="Calibri"/>
                <w:b/>
                <w:bCs/>
                <w:color w:val="000000"/>
                <w:lang w:eastAsia="nl-NL"/>
              </w:rPr>
            </w:pPr>
            <w:r w:rsidRPr="009E32A5">
              <w:rPr>
                <w:rFonts w:ascii="Calibri" w:eastAsia="Times New Roman" w:hAnsi="Calibri" w:cs="Calibri"/>
                <w:b/>
                <w:bCs/>
                <w:color w:val="000000"/>
                <w:lang w:eastAsia="nl-NL"/>
              </w:rPr>
              <w:t xml:space="preserve">ASB </w:t>
            </w:r>
            <w:proofErr w:type="spellStart"/>
            <w:r w:rsidRPr="009E32A5">
              <w:rPr>
                <w:rFonts w:ascii="Calibri" w:eastAsia="Times New Roman" w:hAnsi="Calibri" w:cs="Calibri"/>
                <w:b/>
                <w:bCs/>
                <w:color w:val="000000"/>
                <w:lang w:eastAsia="nl-NL"/>
              </w:rPr>
              <w:t>group</w:t>
            </w:r>
            <w:proofErr w:type="spellEnd"/>
            <w:r w:rsidRPr="009E32A5">
              <w:rPr>
                <w:rFonts w:ascii="Calibri" w:eastAsia="Times New Roman" w:hAnsi="Calibri" w:cs="Calibri"/>
                <w:b/>
                <w:bCs/>
                <w:color w:val="000000"/>
                <w:lang w:eastAsia="nl-NL"/>
              </w:rPr>
              <w:t>, n  (%)</w:t>
            </w:r>
          </w:p>
        </w:tc>
      </w:tr>
      <w:tr w:rsidR="009E32A5" w:rsidRPr="00E804FE" w14:paraId="44697CFB" w14:textId="528E0E7B" w:rsidTr="009E32A5">
        <w:trPr>
          <w:trHeight w:val="390"/>
        </w:trPr>
        <w:tc>
          <w:tcPr>
            <w:tcW w:w="1960" w:type="dxa"/>
            <w:tcBorders>
              <w:top w:val="nil"/>
              <w:left w:val="single" w:sz="8" w:space="0" w:color="auto"/>
              <w:bottom w:val="single" w:sz="4" w:space="0" w:color="auto"/>
              <w:right w:val="single" w:sz="4" w:space="0" w:color="auto"/>
            </w:tcBorders>
            <w:shd w:val="clear" w:color="auto" w:fill="auto"/>
            <w:noWrap/>
            <w:vAlign w:val="bottom"/>
            <w:hideMark/>
          </w:tcPr>
          <w:p w14:paraId="244A16B9" w14:textId="77777777" w:rsidR="009E32A5" w:rsidRPr="00757308" w:rsidRDefault="009E32A5" w:rsidP="00E84116">
            <w:pPr>
              <w:spacing w:after="0" w:line="240" w:lineRule="auto"/>
              <w:rPr>
                <w:rFonts w:ascii="Calibri" w:eastAsia="Times New Roman" w:hAnsi="Calibri" w:cs="Calibri"/>
                <w:i/>
                <w:iCs/>
                <w:color w:val="000000"/>
                <w:lang w:eastAsia="nl-NL"/>
              </w:rPr>
            </w:pPr>
            <w:proofErr w:type="spellStart"/>
            <w:r w:rsidRPr="00757308">
              <w:rPr>
                <w:rFonts w:ascii="Calibri" w:eastAsia="Times New Roman" w:hAnsi="Calibri" w:cs="Calibri"/>
                <w:i/>
                <w:iCs/>
                <w:color w:val="000000"/>
                <w:lang w:eastAsia="nl-NL"/>
              </w:rPr>
              <w:t>bmaE</w:t>
            </w:r>
            <w:proofErr w:type="spellEnd"/>
          </w:p>
        </w:tc>
        <w:tc>
          <w:tcPr>
            <w:tcW w:w="5543" w:type="dxa"/>
            <w:tcBorders>
              <w:top w:val="nil"/>
              <w:left w:val="nil"/>
              <w:bottom w:val="single" w:sz="4" w:space="0" w:color="auto"/>
              <w:right w:val="single" w:sz="4" w:space="0" w:color="auto"/>
            </w:tcBorders>
            <w:shd w:val="clear" w:color="auto" w:fill="auto"/>
            <w:noWrap/>
            <w:vAlign w:val="bottom"/>
            <w:hideMark/>
          </w:tcPr>
          <w:p w14:paraId="49568F9F" w14:textId="77777777" w:rsidR="009E32A5" w:rsidRPr="00757308" w:rsidRDefault="009E32A5" w:rsidP="00E84116">
            <w:pPr>
              <w:spacing w:after="0" w:line="240" w:lineRule="auto"/>
              <w:rPr>
                <w:rFonts w:ascii="Calibri" w:eastAsia="Times New Roman" w:hAnsi="Calibri" w:cs="Calibri"/>
                <w:color w:val="000000"/>
                <w:lang w:val="en-US" w:eastAsia="nl-NL"/>
              </w:rPr>
            </w:pPr>
            <w:r w:rsidRPr="00757308">
              <w:rPr>
                <w:rFonts w:ascii="Calibri" w:eastAsia="Times New Roman" w:hAnsi="Calibri" w:cs="Calibri"/>
                <w:color w:val="000000"/>
                <w:lang w:val="en-US" w:eastAsia="nl-NL"/>
              </w:rPr>
              <w:t>Blood group M-specific adhesin</w:t>
            </w:r>
          </w:p>
        </w:tc>
        <w:tc>
          <w:tcPr>
            <w:tcW w:w="1559" w:type="dxa"/>
            <w:tcBorders>
              <w:top w:val="nil"/>
              <w:left w:val="nil"/>
              <w:bottom w:val="single" w:sz="4" w:space="0" w:color="auto"/>
              <w:right w:val="single" w:sz="4" w:space="0" w:color="auto"/>
            </w:tcBorders>
            <w:vAlign w:val="bottom"/>
          </w:tcPr>
          <w:p w14:paraId="287FB3C0" w14:textId="0B4E32E8" w:rsidR="009E32A5" w:rsidRPr="00E804FE" w:rsidRDefault="009E32A5"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0 (0)</w:t>
            </w:r>
          </w:p>
        </w:tc>
        <w:tc>
          <w:tcPr>
            <w:tcW w:w="1701" w:type="dxa"/>
            <w:tcBorders>
              <w:top w:val="nil"/>
              <w:left w:val="single" w:sz="4" w:space="0" w:color="auto"/>
              <w:bottom w:val="single" w:sz="4" w:space="0" w:color="auto"/>
              <w:right w:val="single" w:sz="4" w:space="0" w:color="auto"/>
            </w:tcBorders>
            <w:shd w:val="clear" w:color="auto" w:fill="auto"/>
            <w:noWrap/>
            <w:vAlign w:val="bottom"/>
            <w:hideMark/>
          </w:tcPr>
          <w:p w14:paraId="18D0AD7E" w14:textId="699647FC" w:rsidR="009E32A5" w:rsidRPr="009E32A5" w:rsidRDefault="009E32A5" w:rsidP="00E84116">
            <w:pPr>
              <w:spacing w:after="0" w:line="240" w:lineRule="auto"/>
              <w:jc w:val="right"/>
              <w:rPr>
                <w:rFonts w:ascii="Calibri" w:eastAsia="Times New Roman" w:hAnsi="Calibri" w:cs="Calibri"/>
                <w:color w:val="000000"/>
                <w:lang w:eastAsia="nl-NL"/>
              </w:rPr>
            </w:pPr>
            <w:r w:rsidRPr="009E32A5">
              <w:rPr>
                <w:rFonts w:ascii="Calibri" w:eastAsia="Times New Roman" w:hAnsi="Calibri" w:cs="Calibri"/>
                <w:color w:val="000000"/>
                <w:lang w:eastAsia="nl-NL"/>
              </w:rPr>
              <w:t>0 (0)</w:t>
            </w:r>
          </w:p>
        </w:tc>
        <w:tc>
          <w:tcPr>
            <w:tcW w:w="1843" w:type="dxa"/>
            <w:tcBorders>
              <w:top w:val="nil"/>
              <w:left w:val="nil"/>
              <w:bottom w:val="single" w:sz="4" w:space="0" w:color="auto"/>
              <w:right w:val="single" w:sz="8" w:space="0" w:color="auto"/>
            </w:tcBorders>
            <w:shd w:val="clear" w:color="auto" w:fill="auto"/>
            <w:noWrap/>
            <w:vAlign w:val="bottom"/>
            <w:hideMark/>
          </w:tcPr>
          <w:p w14:paraId="189C6F60" w14:textId="2F737AC1" w:rsidR="009E32A5" w:rsidRPr="009E32A5" w:rsidRDefault="009E32A5" w:rsidP="00E84116">
            <w:pPr>
              <w:spacing w:after="0" w:line="240" w:lineRule="auto"/>
              <w:jc w:val="right"/>
              <w:rPr>
                <w:rFonts w:ascii="Calibri" w:eastAsia="Times New Roman" w:hAnsi="Calibri" w:cs="Calibri"/>
                <w:color w:val="000000"/>
                <w:lang w:eastAsia="nl-NL"/>
              </w:rPr>
            </w:pPr>
            <w:r w:rsidRPr="009E32A5">
              <w:rPr>
                <w:rFonts w:ascii="Calibri" w:eastAsia="Times New Roman" w:hAnsi="Calibri" w:cs="Calibri"/>
                <w:color w:val="000000"/>
                <w:lang w:eastAsia="nl-NL"/>
              </w:rPr>
              <w:t>0 (0)</w:t>
            </w:r>
          </w:p>
        </w:tc>
      </w:tr>
      <w:tr w:rsidR="009E32A5" w:rsidRPr="00E804FE" w14:paraId="2A250EE4" w14:textId="415186B8" w:rsidTr="009E32A5">
        <w:trPr>
          <w:trHeight w:val="390"/>
        </w:trPr>
        <w:tc>
          <w:tcPr>
            <w:tcW w:w="1960" w:type="dxa"/>
            <w:tcBorders>
              <w:top w:val="nil"/>
              <w:left w:val="single" w:sz="8" w:space="0" w:color="auto"/>
              <w:bottom w:val="single" w:sz="4" w:space="0" w:color="auto"/>
              <w:right w:val="single" w:sz="4" w:space="0" w:color="auto"/>
            </w:tcBorders>
            <w:shd w:val="clear" w:color="auto" w:fill="auto"/>
            <w:noWrap/>
            <w:vAlign w:val="bottom"/>
            <w:hideMark/>
          </w:tcPr>
          <w:p w14:paraId="1DEC917C" w14:textId="77777777" w:rsidR="009E32A5" w:rsidRPr="00757308" w:rsidRDefault="009E32A5" w:rsidP="00E84116">
            <w:pPr>
              <w:spacing w:after="0" w:line="240" w:lineRule="auto"/>
              <w:rPr>
                <w:rFonts w:ascii="Calibri" w:eastAsia="Times New Roman" w:hAnsi="Calibri" w:cs="Calibri"/>
                <w:i/>
                <w:iCs/>
                <w:color w:val="000000"/>
                <w:lang w:eastAsia="nl-NL"/>
              </w:rPr>
            </w:pPr>
            <w:proofErr w:type="spellStart"/>
            <w:r w:rsidRPr="00757308">
              <w:rPr>
                <w:rFonts w:ascii="Calibri" w:eastAsia="Times New Roman" w:hAnsi="Calibri" w:cs="Calibri"/>
                <w:i/>
                <w:iCs/>
                <w:color w:val="000000"/>
                <w:lang w:eastAsia="nl-NL"/>
              </w:rPr>
              <w:t>cdtB</w:t>
            </w:r>
            <w:proofErr w:type="spellEnd"/>
          </w:p>
        </w:tc>
        <w:tc>
          <w:tcPr>
            <w:tcW w:w="5543" w:type="dxa"/>
            <w:tcBorders>
              <w:top w:val="nil"/>
              <w:left w:val="nil"/>
              <w:bottom w:val="single" w:sz="4" w:space="0" w:color="auto"/>
              <w:right w:val="single" w:sz="4" w:space="0" w:color="auto"/>
            </w:tcBorders>
            <w:shd w:val="clear" w:color="auto" w:fill="auto"/>
            <w:noWrap/>
            <w:vAlign w:val="bottom"/>
            <w:hideMark/>
          </w:tcPr>
          <w:p w14:paraId="179615E5" w14:textId="77777777" w:rsidR="009E32A5" w:rsidRPr="00E804FE" w:rsidRDefault="009E32A5" w:rsidP="00E84116">
            <w:pPr>
              <w:spacing w:after="0" w:line="240" w:lineRule="auto"/>
              <w:rPr>
                <w:rFonts w:ascii="Calibri" w:eastAsia="Times New Roman" w:hAnsi="Calibri" w:cs="Calibri"/>
                <w:color w:val="000000"/>
                <w:lang w:eastAsia="nl-NL"/>
              </w:rPr>
            </w:pPr>
            <w:proofErr w:type="spellStart"/>
            <w:r w:rsidRPr="00E804FE">
              <w:rPr>
                <w:rFonts w:ascii="Calibri" w:eastAsia="Times New Roman" w:hAnsi="Calibri" w:cs="Calibri"/>
                <w:color w:val="000000"/>
                <w:lang w:eastAsia="nl-NL"/>
              </w:rPr>
              <w:t>Cytolethal</w:t>
            </w:r>
            <w:proofErr w:type="spellEnd"/>
            <w:r w:rsidRPr="00E804FE">
              <w:rPr>
                <w:rFonts w:ascii="Calibri" w:eastAsia="Times New Roman" w:hAnsi="Calibri" w:cs="Calibri"/>
                <w:color w:val="000000"/>
                <w:lang w:eastAsia="nl-NL"/>
              </w:rPr>
              <w:t xml:space="preserve"> </w:t>
            </w:r>
            <w:proofErr w:type="spellStart"/>
            <w:r w:rsidRPr="00E804FE">
              <w:rPr>
                <w:rFonts w:ascii="Calibri" w:eastAsia="Times New Roman" w:hAnsi="Calibri" w:cs="Calibri"/>
                <w:color w:val="000000"/>
                <w:lang w:eastAsia="nl-NL"/>
              </w:rPr>
              <w:t>distending</w:t>
            </w:r>
            <w:proofErr w:type="spellEnd"/>
            <w:r w:rsidRPr="00E804FE">
              <w:rPr>
                <w:rFonts w:ascii="Calibri" w:eastAsia="Times New Roman" w:hAnsi="Calibri" w:cs="Calibri"/>
                <w:color w:val="000000"/>
                <w:lang w:eastAsia="nl-NL"/>
              </w:rPr>
              <w:t xml:space="preserve"> </w:t>
            </w:r>
            <w:proofErr w:type="spellStart"/>
            <w:r w:rsidRPr="00E804FE">
              <w:rPr>
                <w:rFonts w:ascii="Calibri" w:eastAsia="Times New Roman" w:hAnsi="Calibri" w:cs="Calibri"/>
                <w:color w:val="000000"/>
                <w:lang w:eastAsia="nl-NL"/>
              </w:rPr>
              <w:t>toxin</w:t>
            </w:r>
            <w:proofErr w:type="spellEnd"/>
          </w:p>
        </w:tc>
        <w:tc>
          <w:tcPr>
            <w:tcW w:w="1559" w:type="dxa"/>
            <w:tcBorders>
              <w:top w:val="nil"/>
              <w:left w:val="nil"/>
              <w:bottom w:val="single" w:sz="4" w:space="0" w:color="auto"/>
              <w:right w:val="single" w:sz="4" w:space="0" w:color="auto"/>
            </w:tcBorders>
            <w:vAlign w:val="bottom"/>
          </w:tcPr>
          <w:p w14:paraId="45D11157" w14:textId="18BAEFA7" w:rsidR="009E32A5" w:rsidRPr="00E804FE" w:rsidRDefault="009E32A5"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1 (2)</w:t>
            </w:r>
          </w:p>
        </w:tc>
        <w:tc>
          <w:tcPr>
            <w:tcW w:w="1701" w:type="dxa"/>
            <w:tcBorders>
              <w:top w:val="nil"/>
              <w:left w:val="single" w:sz="4" w:space="0" w:color="auto"/>
              <w:bottom w:val="single" w:sz="4" w:space="0" w:color="auto"/>
              <w:right w:val="single" w:sz="4" w:space="0" w:color="auto"/>
            </w:tcBorders>
            <w:shd w:val="clear" w:color="auto" w:fill="auto"/>
            <w:noWrap/>
            <w:vAlign w:val="bottom"/>
            <w:hideMark/>
          </w:tcPr>
          <w:p w14:paraId="73D2AF7B" w14:textId="21771458" w:rsidR="009E32A5" w:rsidRPr="009E32A5" w:rsidRDefault="009E32A5" w:rsidP="00E84116">
            <w:pPr>
              <w:spacing w:after="0" w:line="240" w:lineRule="auto"/>
              <w:jc w:val="right"/>
              <w:rPr>
                <w:rFonts w:ascii="Calibri" w:eastAsia="Times New Roman" w:hAnsi="Calibri" w:cs="Calibri"/>
                <w:color w:val="000000"/>
                <w:lang w:eastAsia="nl-NL"/>
              </w:rPr>
            </w:pPr>
            <w:r w:rsidRPr="009E32A5">
              <w:rPr>
                <w:rFonts w:ascii="Calibri" w:eastAsia="Times New Roman" w:hAnsi="Calibri" w:cs="Calibri"/>
                <w:color w:val="000000"/>
                <w:lang w:eastAsia="nl-NL"/>
              </w:rPr>
              <w:t>1 (3)</w:t>
            </w:r>
          </w:p>
        </w:tc>
        <w:tc>
          <w:tcPr>
            <w:tcW w:w="1843" w:type="dxa"/>
            <w:tcBorders>
              <w:top w:val="nil"/>
              <w:left w:val="nil"/>
              <w:bottom w:val="single" w:sz="4" w:space="0" w:color="auto"/>
              <w:right w:val="single" w:sz="8" w:space="0" w:color="auto"/>
            </w:tcBorders>
            <w:shd w:val="clear" w:color="auto" w:fill="auto"/>
            <w:noWrap/>
            <w:vAlign w:val="bottom"/>
            <w:hideMark/>
          </w:tcPr>
          <w:p w14:paraId="74A2F1D9" w14:textId="66776228" w:rsidR="009E32A5" w:rsidRPr="009E32A5" w:rsidRDefault="009E32A5" w:rsidP="00E84116">
            <w:pPr>
              <w:spacing w:after="0" w:line="240" w:lineRule="auto"/>
              <w:jc w:val="right"/>
              <w:rPr>
                <w:rFonts w:ascii="Calibri" w:eastAsia="Times New Roman" w:hAnsi="Calibri" w:cs="Calibri"/>
                <w:color w:val="000000"/>
                <w:lang w:eastAsia="nl-NL"/>
              </w:rPr>
            </w:pPr>
            <w:r w:rsidRPr="009E32A5">
              <w:rPr>
                <w:rFonts w:ascii="Calibri" w:eastAsia="Times New Roman" w:hAnsi="Calibri" w:cs="Calibri"/>
                <w:color w:val="000000"/>
                <w:lang w:eastAsia="nl-NL"/>
              </w:rPr>
              <w:t xml:space="preserve"> 0 (0)</w:t>
            </w:r>
          </w:p>
        </w:tc>
      </w:tr>
      <w:tr w:rsidR="009E32A5" w:rsidRPr="00E804FE" w14:paraId="4BE420A2" w14:textId="6A3EEF38" w:rsidTr="009E32A5">
        <w:trPr>
          <w:trHeight w:val="390"/>
        </w:trPr>
        <w:tc>
          <w:tcPr>
            <w:tcW w:w="1960" w:type="dxa"/>
            <w:tcBorders>
              <w:top w:val="nil"/>
              <w:left w:val="single" w:sz="8" w:space="0" w:color="auto"/>
              <w:bottom w:val="single" w:sz="4" w:space="0" w:color="auto"/>
              <w:right w:val="single" w:sz="4" w:space="0" w:color="auto"/>
            </w:tcBorders>
            <w:shd w:val="clear" w:color="auto" w:fill="auto"/>
            <w:noWrap/>
            <w:vAlign w:val="bottom"/>
            <w:hideMark/>
          </w:tcPr>
          <w:p w14:paraId="6AB8FA72" w14:textId="77777777" w:rsidR="009E32A5" w:rsidRPr="00757308" w:rsidRDefault="009E32A5" w:rsidP="00E84116">
            <w:pPr>
              <w:spacing w:after="0" w:line="240" w:lineRule="auto"/>
              <w:rPr>
                <w:rFonts w:ascii="Calibri" w:eastAsia="Times New Roman" w:hAnsi="Calibri" w:cs="Calibri"/>
                <w:i/>
                <w:iCs/>
                <w:color w:val="000000"/>
                <w:lang w:eastAsia="nl-NL"/>
              </w:rPr>
            </w:pPr>
            <w:proofErr w:type="spellStart"/>
            <w:r w:rsidRPr="00757308">
              <w:rPr>
                <w:rFonts w:ascii="Calibri" w:eastAsia="Times New Roman" w:hAnsi="Calibri" w:cs="Calibri"/>
                <w:i/>
                <w:iCs/>
                <w:color w:val="000000"/>
                <w:lang w:eastAsia="nl-NL"/>
              </w:rPr>
              <w:t>chuA</w:t>
            </w:r>
            <w:proofErr w:type="spellEnd"/>
          </w:p>
        </w:tc>
        <w:tc>
          <w:tcPr>
            <w:tcW w:w="5543" w:type="dxa"/>
            <w:tcBorders>
              <w:top w:val="nil"/>
              <w:left w:val="nil"/>
              <w:bottom w:val="single" w:sz="4" w:space="0" w:color="auto"/>
              <w:right w:val="single" w:sz="4" w:space="0" w:color="auto"/>
            </w:tcBorders>
            <w:shd w:val="clear" w:color="auto" w:fill="auto"/>
            <w:vAlign w:val="center"/>
            <w:hideMark/>
          </w:tcPr>
          <w:p w14:paraId="556CDB67" w14:textId="77777777" w:rsidR="009E32A5" w:rsidRPr="00E804FE" w:rsidRDefault="009E32A5" w:rsidP="00E84116">
            <w:pPr>
              <w:spacing w:after="0" w:line="240" w:lineRule="auto"/>
              <w:rPr>
                <w:rFonts w:ascii="Calibri" w:eastAsia="Times New Roman" w:hAnsi="Calibri" w:cs="Calibri"/>
                <w:color w:val="000000"/>
                <w:lang w:eastAsia="nl-NL"/>
              </w:rPr>
            </w:pPr>
            <w:proofErr w:type="spellStart"/>
            <w:r w:rsidRPr="00E804FE">
              <w:rPr>
                <w:rFonts w:ascii="Calibri" w:eastAsia="Times New Roman" w:hAnsi="Calibri" w:cs="Calibri"/>
                <w:color w:val="000000"/>
                <w:lang w:eastAsia="nl-NL"/>
              </w:rPr>
              <w:t>Heme</w:t>
            </w:r>
            <w:proofErr w:type="spellEnd"/>
            <w:r w:rsidRPr="00E804FE">
              <w:rPr>
                <w:rFonts w:ascii="Calibri" w:eastAsia="Times New Roman" w:hAnsi="Calibri" w:cs="Calibri"/>
                <w:color w:val="000000"/>
                <w:lang w:eastAsia="nl-NL"/>
              </w:rPr>
              <w:t xml:space="preserve"> binding </w:t>
            </w:r>
            <w:proofErr w:type="spellStart"/>
            <w:r w:rsidRPr="00E804FE">
              <w:rPr>
                <w:rFonts w:ascii="Calibri" w:eastAsia="Times New Roman" w:hAnsi="Calibri" w:cs="Calibri"/>
                <w:color w:val="000000"/>
                <w:lang w:eastAsia="nl-NL"/>
              </w:rPr>
              <w:t>outer</w:t>
            </w:r>
            <w:proofErr w:type="spellEnd"/>
            <w:r w:rsidRPr="00E804FE">
              <w:rPr>
                <w:rFonts w:ascii="Calibri" w:eastAsia="Times New Roman" w:hAnsi="Calibri" w:cs="Calibri"/>
                <w:color w:val="000000"/>
                <w:lang w:eastAsia="nl-NL"/>
              </w:rPr>
              <w:t xml:space="preserve"> </w:t>
            </w:r>
            <w:proofErr w:type="spellStart"/>
            <w:r w:rsidRPr="00E804FE">
              <w:rPr>
                <w:rFonts w:ascii="Calibri" w:eastAsia="Times New Roman" w:hAnsi="Calibri" w:cs="Calibri"/>
                <w:color w:val="000000"/>
                <w:lang w:eastAsia="nl-NL"/>
              </w:rPr>
              <w:t>membrane</w:t>
            </w:r>
            <w:proofErr w:type="spellEnd"/>
          </w:p>
        </w:tc>
        <w:tc>
          <w:tcPr>
            <w:tcW w:w="1559" w:type="dxa"/>
            <w:tcBorders>
              <w:top w:val="nil"/>
              <w:left w:val="nil"/>
              <w:bottom w:val="single" w:sz="4" w:space="0" w:color="auto"/>
              <w:right w:val="single" w:sz="4" w:space="0" w:color="auto"/>
            </w:tcBorders>
            <w:vAlign w:val="bottom"/>
          </w:tcPr>
          <w:p w14:paraId="24A5BA31" w14:textId="6A6FEC04" w:rsidR="009E32A5" w:rsidRPr="00E804FE" w:rsidRDefault="009E32A5"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37 (80)</w:t>
            </w:r>
          </w:p>
        </w:tc>
        <w:tc>
          <w:tcPr>
            <w:tcW w:w="1701" w:type="dxa"/>
            <w:tcBorders>
              <w:top w:val="nil"/>
              <w:left w:val="single" w:sz="4" w:space="0" w:color="auto"/>
              <w:bottom w:val="single" w:sz="4" w:space="0" w:color="auto"/>
              <w:right w:val="single" w:sz="4" w:space="0" w:color="auto"/>
            </w:tcBorders>
            <w:shd w:val="clear" w:color="auto" w:fill="auto"/>
            <w:noWrap/>
            <w:vAlign w:val="bottom"/>
            <w:hideMark/>
          </w:tcPr>
          <w:p w14:paraId="4C29DF26" w14:textId="3A830A45" w:rsidR="009E32A5" w:rsidRPr="009E32A5" w:rsidRDefault="009E32A5" w:rsidP="00E84116">
            <w:pPr>
              <w:spacing w:after="0" w:line="240" w:lineRule="auto"/>
              <w:jc w:val="right"/>
              <w:rPr>
                <w:rFonts w:ascii="Calibri" w:eastAsia="Times New Roman" w:hAnsi="Calibri" w:cs="Calibri"/>
                <w:color w:val="000000"/>
                <w:lang w:eastAsia="nl-NL"/>
              </w:rPr>
            </w:pPr>
            <w:r w:rsidRPr="009E32A5">
              <w:rPr>
                <w:rFonts w:ascii="Calibri" w:eastAsia="Times New Roman" w:hAnsi="Calibri" w:cs="Calibri"/>
                <w:color w:val="000000"/>
                <w:lang w:eastAsia="nl-NL"/>
              </w:rPr>
              <w:t>24 (77)</w:t>
            </w:r>
          </w:p>
        </w:tc>
        <w:tc>
          <w:tcPr>
            <w:tcW w:w="1843" w:type="dxa"/>
            <w:tcBorders>
              <w:top w:val="nil"/>
              <w:left w:val="nil"/>
              <w:bottom w:val="single" w:sz="4" w:space="0" w:color="auto"/>
              <w:right w:val="single" w:sz="8" w:space="0" w:color="auto"/>
            </w:tcBorders>
            <w:shd w:val="clear" w:color="auto" w:fill="auto"/>
            <w:noWrap/>
            <w:vAlign w:val="bottom"/>
            <w:hideMark/>
          </w:tcPr>
          <w:p w14:paraId="7D62A1BF" w14:textId="2FC990AF" w:rsidR="009E32A5" w:rsidRPr="009E32A5" w:rsidRDefault="009E32A5" w:rsidP="00E84116">
            <w:pPr>
              <w:spacing w:after="0" w:line="240" w:lineRule="auto"/>
              <w:jc w:val="right"/>
              <w:rPr>
                <w:rFonts w:ascii="Calibri" w:eastAsia="Times New Roman" w:hAnsi="Calibri" w:cs="Calibri"/>
                <w:color w:val="000000"/>
                <w:lang w:eastAsia="nl-NL"/>
              </w:rPr>
            </w:pPr>
            <w:r w:rsidRPr="009E32A5">
              <w:rPr>
                <w:rFonts w:ascii="Calibri" w:eastAsia="Times New Roman" w:hAnsi="Calibri" w:cs="Calibri"/>
                <w:color w:val="000000"/>
                <w:lang w:eastAsia="nl-NL"/>
              </w:rPr>
              <w:t>13 (87)</w:t>
            </w:r>
          </w:p>
        </w:tc>
      </w:tr>
      <w:tr w:rsidR="009E32A5" w:rsidRPr="00E804FE" w14:paraId="365E451E" w14:textId="5128CCB4" w:rsidTr="009E32A5">
        <w:trPr>
          <w:trHeight w:val="390"/>
        </w:trPr>
        <w:tc>
          <w:tcPr>
            <w:tcW w:w="1960" w:type="dxa"/>
            <w:tcBorders>
              <w:top w:val="nil"/>
              <w:left w:val="single" w:sz="8" w:space="0" w:color="auto"/>
              <w:bottom w:val="single" w:sz="4" w:space="0" w:color="auto"/>
              <w:right w:val="single" w:sz="4" w:space="0" w:color="auto"/>
            </w:tcBorders>
            <w:shd w:val="clear" w:color="auto" w:fill="auto"/>
            <w:noWrap/>
            <w:vAlign w:val="bottom"/>
            <w:hideMark/>
          </w:tcPr>
          <w:p w14:paraId="09C4D79F" w14:textId="77777777" w:rsidR="009E32A5" w:rsidRPr="00757308" w:rsidRDefault="009E32A5" w:rsidP="00E84116">
            <w:pPr>
              <w:spacing w:after="0" w:line="240" w:lineRule="auto"/>
              <w:rPr>
                <w:rFonts w:ascii="Calibri" w:eastAsia="Times New Roman" w:hAnsi="Calibri" w:cs="Calibri"/>
                <w:i/>
                <w:iCs/>
                <w:color w:val="000000"/>
                <w:lang w:eastAsia="nl-NL"/>
              </w:rPr>
            </w:pPr>
            <w:r w:rsidRPr="00757308">
              <w:rPr>
                <w:rFonts w:ascii="Calibri" w:eastAsia="Times New Roman" w:hAnsi="Calibri" w:cs="Calibri"/>
                <w:i/>
                <w:iCs/>
                <w:color w:val="000000"/>
                <w:lang w:eastAsia="nl-NL"/>
              </w:rPr>
              <w:t>cnf1</w:t>
            </w:r>
          </w:p>
        </w:tc>
        <w:tc>
          <w:tcPr>
            <w:tcW w:w="5543" w:type="dxa"/>
            <w:tcBorders>
              <w:top w:val="nil"/>
              <w:left w:val="nil"/>
              <w:bottom w:val="single" w:sz="4" w:space="0" w:color="auto"/>
              <w:right w:val="single" w:sz="4" w:space="0" w:color="auto"/>
            </w:tcBorders>
            <w:shd w:val="clear" w:color="auto" w:fill="auto"/>
            <w:noWrap/>
            <w:vAlign w:val="bottom"/>
            <w:hideMark/>
          </w:tcPr>
          <w:p w14:paraId="5F90B066" w14:textId="4E5F9D93" w:rsidR="009E32A5" w:rsidRPr="00E804FE" w:rsidRDefault="009E32A5" w:rsidP="00E84116">
            <w:pPr>
              <w:spacing w:after="0" w:line="240" w:lineRule="auto"/>
              <w:rPr>
                <w:rFonts w:ascii="Calibri" w:eastAsia="Times New Roman" w:hAnsi="Calibri" w:cs="Calibri"/>
                <w:color w:val="000000"/>
                <w:lang w:eastAsia="nl-NL"/>
              </w:rPr>
            </w:pPr>
            <w:proofErr w:type="spellStart"/>
            <w:r>
              <w:rPr>
                <w:rFonts w:ascii="Calibri" w:eastAsia="Times New Roman" w:hAnsi="Calibri" w:cs="Calibri"/>
                <w:color w:val="000000"/>
                <w:lang w:eastAsia="nl-NL"/>
              </w:rPr>
              <w:t>C</w:t>
            </w:r>
            <w:r w:rsidRPr="00E804FE">
              <w:rPr>
                <w:rFonts w:ascii="Calibri" w:eastAsia="Times New Roman" w:hAnsi="Calibri" w:cs="Calibri"/>
                <w:color w:val="000000"/>
                <w:lang w:eastAsia="nl-NL"/>
              </w:rPr>
              <w:t>ytotoxic</w:t>
            </w:r>
            <w:proofErr w:type="spellEnd"/>
            <w:r w:rsidRPr="00E804FE">
              <w:rPr>
                <w:rFonts w:ascii="Calibri" w:eastAsia="Times New Roman" w:hAnsi="Calibri" w:cs="Calibri"/>
                <w:color w:val="000000"/>
                <w:lang w:eastAsia="nl-NL"/>
              </w:rPr>
              <w:t xml:space="preserve"> </w:t>
            </w:r>
            <w:proofErr w:type="spellStart"/>
            <w:r w:rsidRPr="00E804FE">
              <w:rPr>
                <w:rFonts w:ascii="Calibri" w:eastAsia="Times New Roman" w:hAnsi="Calibri" w:cs="Calibri"/>
                <w:color w:val="000000"/>
                <w:lang w:eastAsia="nl-NL"/>
              </w:rPr>
              <w:t>necrotizing</w:t>
            </w:r>
            <w:proofErr w:type="spellEnd"/>
            <w:r w:rsidRPr="00E804FE">
              <w:rPr>
                <w:rFonts w:ascii="Calibri" w:eastAsia="Times New Roman" w:hAnsi="Calibri" w:cs="Calibri"/>
                <w:color w:val="000000"/>
                <w:lang w:eastAsia="nl-NL"/>
              </w:rPr>
              <w:t xml:space="preserve"> factor 1 (</w:t>
            </w:r>
            <w:proofErr w:type="spellStart"/>
            <w:r w:rsidRPr="00E804FE">
              <w:rPr>
                <w:rFonts w:ascii="Calibri" w:eastAsia="Times New Roman" w:hAnsi="Calibri" w:cs="Calibri"/>
                <w:color w:val="000000"/>
                <w:lang w:eastAsia="nl-NL"/>
              </w:rPr>
              <w:t>toxin</w:t>
            </w:r>
            <w:proofErr w:type="spellEnd"/>
            <w:r w:rsidRPr="00E804FE">
              <w:rPr>
                <w:rFonts w:ascii="Calibri" w:eastAsia="Times New Roman" w:hAnsi="Calibri" w:cs="Calibri"/>
                <w:color w:val="000000"/>
                <w:lang w:eastAsia="nl-NL"/>
              </w:rPr>
              <w:t>)</w:t>
            </w:r>
          </w:p>
        </w:tc>
        <w:tc>
          <w:tcPr>
            <w:tcW w:w="1559" w:type="dxa"/>
            <w:tcBorders>
              <w:top w:val="nil"/>
              <w:left w:val="nil"/>
              <w:bottom w:val="single" w:sz="4" w:space="0" w:color="auto"/>
              <w:right w:val="single" w:sz="4" w:space="0" w:color="auto"/>
            </w:tcBorders>
            <w:vAlign w:val="bottom"/>
          </w:tcPr>
          <w:p w14:paraId="54B42476" w14:textId="14B1CA78" w:rsidR="009E32A5" w:rsidRPr="00E804FE" w:rsidRDefault="009E32A5"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12 (26)</w:t>
            </w:r>
          </w:p>
        </w:tc>
        <w:tc>
          <w:tcPr>
            <w:tcW w:w="1701" w:type="dxa"/>
            <w:tcBorders>
              <w:top w:val="nil"/>
              <w:left w:val="single" w:sz="4" w:space="0" w:color="auto"/>
              <w:bottom w:val="single" w:sz="4" w:space="0" w:color="auto"/>
              <w:right w:val="single" w:sz="4" w:space="0" w:color="auto"/>
            </w:tcBorders>
            <w:shd w:val="clear" w:color="000000" w:fill="FFFF00"/>
            <w:noWrap/>
            <w:vAlign w:val="bottom"/>
            <w:hideMark/>
          </w:tcPr>
          <w:p w14:paraId="4CCC1764" w14:textId="7500A557" w:rsidR="009E32A5" w:rsidRPr="009E32A5" w:rsidRDefault="009E32A5" w:rsidP="00E84116">
            <w:pPr>
              <w:spacing w:after="0" w:line="240" w:lineRule="auto"/>
              <w:jc w:val="right"/>
              <w:rPr>
                <w:rFonts w:ascii="Calibri" w:eastAsia="Times New Roman" w:hAnsi="Calibri" w:cs="Calibri"/>
                <w:color w:val="000000"/>
                <w:lang w:eastAsia="nl-NL"/>
              </w:rPr>
            </w:pPr>
            <w:r w:rsidRPr="009E32A5">
              <w:rPr>
                <w:rFonts w:ascii="Calibri" w:eastAsia="Times New Roman" w:hAnsi="Calibri" w:cs="Calibri"/>
                <w:color w:val="000000"/>
                <w:lang w:eastAsia="nl-NL"/>
              </w:rPr>
              <w:t>10 (32)</w:t>
            </w:r>
          </w:p>
        </w:tc>
        <w:tc>
          <w:tcPr>
            <w:tcW w:w="1843" w:type="dxa"/>
            <w:tcBorders>
              <w:top w:val="nil"/>
              <w:left w:val="nil"/>
              <w:bottom w:val="single" w:sz="4" w:space="0" w:color="auto"/>
              <w:right w:val="single" w:sz="8" w:space="0" w:color="auto"/>
            </w:tcBorders>
            <w:shd w:val="clear" w:color="000000" w:fill="FFFF00"/>
            <w:noWrap/>
            <w:vAlign w:val="bottom"/>
            <w:hideMark/>
          </w:tcPr>
          <w:p w14:paraId="4CAA251A" w14:textId="3B1E9DF6" w:rsidR="009E32A5" w:rsidRPr="009E32A5" w:rsidRDefault="009E32A5" w:rsidP="00E84116">
            <w:pPr>
              <w:spacing w:after="0" w:line="240" w:lineRule="auto"/>
              <w:jc w:val="right"/>
              <w:rPr>
                <w:rFonts w:ascii="Calibri" w:eastAsia="Times New Roman" w:hAnsi="Calibri" w:cs="Calibri"/>
                <w:color w:val="000000"/>
                <w:lang w:eastAsia="nl-NL"/>
              </w:rPr>
            </w:pPr>
            <w:r w:rsidRPr="009E32A5">
              <w:rPr>
                <w:rFonts w:ascii="Calibri" w:eastAsia="Times New Roman" w:hAnsi="Calibri" w:cs="Calibri"/>
                <w:color w:val="000000"/>
                <w:lang w:eastAsia="nl-NL"/>
              </w:rPr>
              <w:t>2 (13)</w:t>
            </w:r>
          </w:p>
        </w:tc>
      </w:tr>
      <w:tr w:rsidR="009E32A5" w:rsidRPr="00E804FE" w14:paraId="57AEEC93" w14:textId="6F272939" w:rsidTr="009E32A5">
        <w:trPr>
          <w:trHeight w:val="390"/>
        </w:trPr>
        <w:tc>
          <w:tcPr>
            <w:tcW w:w="1960" w:type="dxa"/>
            <w:tcBorders>
              <w:top w:val="nil"/>
              <w:left w:val="single" w:sz="8" w:space="0" w:color="auto"/>
              <w:bottom w:val="single" w:sz="4" w:space="0" w:color="auto"/>
              <w:right w:val="single" w:sz="4" w:space="0" w:color="auto"/>
            </w:tcBorders>
            <w:shd w:val="clear" w:color="auto" w:fill="auto"/>
            <w:noWrap/>
            <w:vAlign w:val="bottom"/>
            <w:hideMark/>
          </w:tcPr>
          <w:p w14:paraId="598E4E3D" w14:textId="77777777" w:rsidR="009E32A5" w:rsidRPr="00757308" w:rsidRDefault="009E32A5" w:rsidP="00E84116">
            <w:pPr>
              <w:spacing w:after="0" w:line="240" w:lineRule="auto"/>
              <w:rPr>
                <w:rFonts w:ascii="Calibri" w:eastAsia="Times New Roman" w:hAnsi="Calibri" w:cs="Calibri"/>
                <w:i/>
                <w:iCs/>
                <w:color w:val="000000"/>
                <w:lang w:eastAsia="nl-NL"/>
              </w:rPr>
            </w:pPr>
            <w:proofErr w:type="spellStart"/>
            <w:r w:rsidRPr="00757308">
              <w:rPr>
                <w:rFonts w:ascii="Calibri" w:eastAsia="Times New Roman" w:hAnsi="Calibri" w:cs="Calibri"/>
                <w:i/>
                <w:iCs/>
                <w:color w:val="000000"/>
                <w:lang w:eastAsia="nl-NL"/>
              </w:rPr>
              <w:t>cvaC</w:t>
            </w:r>
            <w:proofErr w:type="spellEnd"/>
          </w:p>
        </w:tc>
        <w:tc>
          <w:tcPr>
            <w:tcW w:w="5543" w:type="dxa"/>
            <w:tcBorders>
              <w:top w:val="nil"/>
              <w:left w:val="nil"/>
              <w:bottom w:val="single" w:sz="4" w:space="0" w:color="auto"/>
              <w:right w:val="single" w:sz="4" w:space="0" w:color="auto"/>
            </w:tcBorders>
            <w:shd w:val="clear" w:color="auto" w:fill="auto"/>
            <w:noWrap/>
            <w:vAlign w:val="bottom"/>
            <w:hideMark/>
          </w:tcPr>
          <w:p w14:paraId="435C58CB" w14:textId="77777777" w:rsidR="009E32A5" w:rsidRPr="00E804FE" w:rsidRDefault="009E32A5" w:rsidP="00E84116">
            <w:pPr>
              <w:spacing w:after="0" w:line="240" w:lineRule="auto"/>
              <w:rPr>
                <w:rFonts w:ascii="Calibri" w:eastAsia="Times New Roman" w:hAnsi="Calibri" w:cs="Calibri"/>
                <w:color w:val="000000"/>
                <w:lang w:eastAsia="nl-NL"/>
              </w:rPr>
            </w:pPr>
            <w:proofErr w:type="spellStart"/>
            <w:r w:rsidRPr="00E804FE">
              <w:rPr>
                <w:rFonts w:ascii="Calibri" w:eastAsia="Times New Roman" w:hAnsi="Calibri" w:cs="Calibri"/>
                <w:color w:val="000000"/>
                <w:lang w:eastAsia="nl-NL"/>
              </w:rPr>
              <w:t>Colicin</w:t>
            </w:r>
            <w:proofErr w:type="spellEnd"/>
            <w:r w:rsidRPr="00E804FE">
              <w:rPr>
                <w:rFonts w:ascii="Calibri" w:eastAsia="Times New Roman" w:hAnsi="Calibri" w:cs="Calibri"/>
                <w:color w:val="000000"/>
                <w:lang w:eastAsia="nl-NL"/>
              </w:rPr>
              <w:t xml:space="preserve"> V</w:t>
            </w:r>
          </w:p>
        </w:tc>
        <w:tc>
          <w:tcPr>
            <w:tcW w:w="1559" w:type="dxa"/>
            <w:tcBorders>
              <w:top w:val="nil"/>
              <w:left w:val="nil"/>
              <w:bottom w:val="single" w:sz="4" w:space="0" w:color="auto"/>
              <w:right w:val="single" w:sz="4" w:space="0" w:color="auto"/>
            </w:tcBorders>
            <w:vAlign w:val="bottom"/>
          </w:tcPr>
          <w:p w14:paraId="5AB41F0B" w14:textId="30816CF8" w:rsidR="009E32A5" w:rsidRPr="00E804FE" w:rsidRDefault="009E32A5"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6 (13)</w:t>
            </w:r>
          </w:p>
        </w:tc>
        <w:tc>
          <w:tcPr>
            <w:tcW w:w="1701" w:type="dxa"/>
            <w:tcBorders>
              <w:top w:val="nil"/>
              <w:left w:val="single" w:sz="4" w:space="0" w:color="auto"/>
              <w:bottom w:val="single" w:sz="4" w:space="0" w:color="auto"/>
              <w:right w:val="single" w:sz="4" w:space="0" w:color="auto"/>
            </w:tcBorders>
            <w:shd w:val="clear" w:color="auto" w:fill="auto"/>
            <w:noWrap/>
            <w:vAlign w:val="bottom"/>
            <w:hideMark/>
          </w:tcPr>
          <w:p w14:paraId="48C74D65" w14:textId="06056B96" w:rsidR="009E32A5" w:rsidRPr="009E32A5" w:rsidRDefault="009E32A5" w:rsidP="00E84116">
            <w:pPr>
              <w:spacing w:after="0" w:line="240" w:lineRule="auto"/>
              <w:jc w:val="right"/>
              <w:rPr>
                <w:rFonts w:ascii="Calibri" w:eastAsia="Times New Roman" w:hAnsi="Calibri" w:cs="Calibri"/>
                <w:color w:val="000000"/>
                <w:lang w:eastAsia="nl-NL"/>
              </w:rPr>
            </w:pPr>
            <w:r w:rsidRPr="009E32A5">
              <w:rPr>
                <w:rFonts w:ascii="Calibri" w:eastAsia="Times New Roman" w:hAnsi="Calibri" w:cs="Calibri"/>
                <w:color w:val="000000"/>
                <w:lang w:eastAsia="nl-NL"/>
              </w:rPr>
              <w:t>5 (16)</w:t>
            </w:r>
          </w:p>
        </w:tc>
        <w:tc>
          <w:tcPr>
            <w:tcW w:w="1843" w:type="dxa"/>
            <w:tcBorders>
              <w:top w:val="nil"/>
              <w:left w:val="nil"/>
              <w:bottom w:val="single" w:sz="4" w:space="0" w:color="auto"/>
              <w:right w:val="single" w:sz="8" w:space="0" w:color="auto"/>
            </w:tcBorders>
            <w:shd w:val="clear" w:color="auto" w:fill="auto"/>
            <w:noWrap/>
            <w:vAlign w:val="bottom"/>
            <w:hideMark/>
          </w:tcPr>
          <w:p w14:paraId="20F0F9E1" w14:textId="12DD7EE6" w:rsidR="009E32A5" w:rsidRPr="009E32A5" w:rsidRDefault="009E32A5" w:rsidP="00E84116">
            <w:pPr>
              <w:spacing w:after="0" w:line="240" w:lineRule="auto"/>
              <w:jc w:val="right"/>
              <w:rPr>
                <w:rFonts w:ascii="Calibri" w:eastAsia="Times New Roman" w:hAnsi="Calibri" w:cs="Calibri"/>
                <w:color w:val="000000"/>
                <w:lang w:eastAsia="nl-NL"/>
              </w:rPr>
            </w:pPr>
            <w:r w:rsidRPr="009E32A5">
              <w:rPr>
                <w:rFonts w:ascii="Calibri" w:eastAsia="Times New Roman" w:hAnsi="Calibri" w:cs="Calibri"/>
                <w:color w:val="000000"/>
                <w:lang w:eastAsia="nl-NL"/>
              </w:rPr>
              <w:t>1 (7)</w:t>
            </w:r>
          </w:p>
        </w:tc>
      </w:tr>
      <w:tr w:rsidR="009E32A5" w:rsidRPr="00E804FE" w14:paraId="59C1DF44" w14:textId="6683BD6E" w:rsidTr="009E32A5">
        <w:trPr>
          <w:trHeight w:val="390"/>
        </w:trPr>
        <w:tc>
          <w:tcPr>
            <w:tcW w:w="1960" w:type="dxa"/>
            <w:tcBorders>
              <w:top w:val="nil"/>
              <w:left w:val="single" w:sz="8" w:space="0" w:color="auto"/>
              <w:bottom w:val="single" w:sz="4" w:space="0" w:color="auto"/>
              <w:right w:val="single" w:sz="4" w:space="0" w:color="auto"/>
            </w:tcBorders>
            <w:shd w:val="clear" w:color="auto" w:fill="auto"/>
            <w:noWrap/>
            <w:vAlign w:val="bottom"/>
            <w:hideMark/>
          </w:tcPr>
          <w:p w14:paraId="6CB6BA50" w14:textId="77777777" w:rsidR="009E32A5" w:rsidRPr="00757308" w:rsidRDefault="009E32A5" w:rsidP="00E84116">
            <w:pPr>
              <w:spacing w:after="0" w:line="240" w:lineRule="auto"/>
              <w:rPr>
                <w:rFonts w:ascii="Calibri" w:eastAsia="Times New Roman" w:hAnsi="Calibri" w:cs="Calibri"/>
                <w:i/>
                <w:iCs/>
                <w:color w:val="000000"/>
                <w:lang w:eastAsia="nl-NL"/>
              </w:rPr>
            </w:pPr>
            <w:proofErr w:type="spellStart"/>
            <w:r w:rsidRPr="00757308">
              <w:rPr>
                <w:rFonts w:ascii="Calibri" w:eastAsia="Times New Roman" w:hAnsi="Calibri" w:cs="Calibri"/>
                <w:i/>
                <w:iCs/>
                <w:color w:val="000000"/>
                <w:lang w:eastAsia="nl-NL"/>
              </w:rPr>
              <w:t>draB</w:t>
            </w:r>
            <w:proofErr w:type="spellEnd"/>
          </w:p>
        </w:tc>
        <w:tc>
          <w:tcPr>
            <w:tcW w:w="5543" w:type="dxa"/>
            <w:tcBorders>
              <w:top w:val="nil"/>
              <w:left w:val="nil"/>
              <w:bottom w:val="single" w:sz="4" w:space="0" w:color="auto"/>
              <w:right w:val="single" w:sz="4" w:space="0" w:color="auto"/>
            </w:tcBorders>
            <w:shd w:val="clear" w:color="auto" w:fill="auto"/>
            <w:noWrap/>
            <w:vAlign w:val="bottom"/>
            <w:hideMark/>
          </w:tcPr>
          <w:p w14:paraId="39167305" w14:textId="77777777" w:rsidR="009E32A5" w:rsidRPr="00E804FE" w:rsidRDefault="009E32A5" w:rsidP="00E84116">
            <w:pPr>
              <w:spacing w:after="0" w:line="240" w:lineRule="auto"/>
              <w:rPr>
                <w:rFonts w:ascii="Calibri" w:eastAsia="Times New Roman" w:hAnsi="Calibri" w:cs="Calibri"/>
                <w:color w:val="000000"/>
                <w:lang w:eastAsia="nl-NL"/>
              </w:rPr>
            </w:pPr>
            <w:proofErr w:type="spellStart"/>
            <w:r w:rsidRPr="00E804FE">
              <w:rPr>
                <w:rFonts w:ascii="Calibri" w:eastAsia="Times New Roman" w:hAnsi="Calibri" w:cs="Calibri"/>
                <w:color w:val="000000"/>
                <w:lang w:eastAsia="nl-NL"/>
              </w:rPr>
              <w:t>Dr</w:t>
            </w:r>
            <w:proofErr w:type="spellEnd"/>
            <w:r w:rsidRPr="00E804FE">
              <w:rPr>
                <w:rFonts w:ascii="Calibri" w:eastAsia="Times New Roman" w:hAnsi="Calibri" w:cs="Calibri"/>
                <w:color w:val="000000"/>
                <w:lang w:eastAsia="nl-NL"/>
              </w:rPr>
              <w:t xml:space="preserve"> antigen-</w:t>
            </w:r>
            <w:proofErr w:type="spellStart"/>
            <w:r w:rsidRPr="00E804FE">
              <w:rPr>
                <w:rFonts w:ascii="Calibri" w:eastAsia="Times New Roman" w:hAnsi="Calibri" w:cs="Calibri"/>
                <w:color w:val="000000"/>
                <w:lang w:eastAsia="nl-NL"/>
              </w:rPr>
              <w:t>specific</w:t>
            </w:r>
            <w:proofErr w:type="spellEnd"/>
            <w:r w:rsidRPr="00E804FE">
              <w:rPr>
                <w:rFonts w:ascii="Calibri" w:eastAsia="Times New Roman" w:hAnsi="Calibri" w:cs="Calibri"/>
                <w:color w:val="000000"/>
                <w:lang w:eastAsia="nl-NL"/>
              </w:rPr>
              <w:t xml:space="preserve"> </w:t>
            </w:r>
            <w:proofErr w:type="spellStart"/>
            <w:r w:rsidRPr="00E804FE">
              <w:rPr>
                <w:rFonts w:ascii="Calibri" w:eastAsia="Times New Roman" w:hAnsi="Calibri" w:cs="Calibri"/>
                <w:color w:val="000000"/>
                <w:lang w:eastAsia="nl-NL"/>
              </w:rPr>
              <w:t>adhesin</w:t>
            </w:r>
            <w:proofErr w:type="spellEnd"/>
          </w:p>
        </w:tc>
        <w:tc>
          <w:tcPr>
            <w:tcW w:w="1559" w:type="dxa"/>
            <w:tcBorders>
              <w:top w:val="nil"/>
              <w:left w:val="nil"/>
              <w:bottom w:val="single" w:sz="4" w:space="0" w:color="auto"/>
              <w:right w:val="single" w:sz="4" w:space="0" w:color="auto"/>
            </w:tcBorders>
            <w:vAlign w:val="bottom"/>
          </w:tcPr>
          <w:p w14:paraId="6A2FD6B0" w14:textId="23B8CAC1" w:rsidR="009E32A5" w:rsidRPr="00E804FE" w:rsidRDefault="009E32A5"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0 (0)</w:t>
            </w:r>
          </w:p>
        </w:tc>
        <w:tc>
          <w:tcPr>
            <w:tcW w:w="1701" w:type="dxa"/>
            <w:tcBorders>
              <w:top w:val="nil"/>
              <w:left w:val="single" w:sz="4" w:space="0" w:color="auto"/>
              <w:bottom w:val="single" w:sz="4" w:space="0" w:color="auto"/>
              <w:right w:val="single" w:sz="4" w:space="0" w:color="auto"/>
            </w:tcBorders>
            <w:shd w:val="clear" w:color="auto" w:fill="auto"/>
            <w:noWrap/>
            <w:vAlign w:val="bottom"/>
            <w:hideMark/>
          </w:tcPr>
          <w:p w14:paraId="2D474648" w14:textId="54D61AB8" w:rsidR="009E32A5" w:rsidRPr="009E32A5" w:rsidRDefault="009E32A5" w:rsidP="00E84116">
            <w:pPr>
              <w:spacing w:after="0" w:line="240" w:lineRule="auto"/>
              <w:jc w:val="right"/>
              <w:rPr>
                <w:rFonts w:ascii="Calibri" w:eastAsia="Times New Roman" w:hAnsi="Calibri" w:cs="Calibri"/>
                <w:color w:val="000000"/>
                <w:lang w:eastAsia="nl-NL"/>
              </w:rPr>
            </w:pPr>
            <w:r w:rsidRPr="009E32A5">
              <w:rPr>
                <w:rFonts w:ascii="Calibri" w:eastAsia="Times New Roman" w:hAnsi="Calibri" w:cs="Calibri"/>
                <w:color w:val="000000"/>
                <w:lang w:eastAsia="nl-NL"/>
              </w:rPr>
              <w:t>0 (0)</w:t>
            </w:r>
          </w:p>
        </w:tc>
        <w:tc>
          <w:tcPr>
            <w:tcW w:w="1843" w:type="dxa"/>
            <w:tcBorders>
              <w:top w:val="nil"/>
              <w:left w:val="nil"/>
              <w:bottom w:val="single" w:sz="4" w:space="0" w:color="auto"/>
              <w:right w:val="single" w:sz="8" w:space="0" w:color="auto"/>
            </w:tcBorders>
            <w:shd w:val="clear" w:color="auto" w:fill="auto"/>
            <w:noWrap/>
            <w:vAlign w:val="bottom"/>
            <w:hideMark/>
          </w:tcPr>
          <w:p w14:paraId="22600C3A" w14:textId="2D9949C6" w:rsidR="009E32A5" w:rsidRPr="009E32A5" w:rsidRDefault="009E32A5" w:rsidP="00E84116">
            <w:pPr>
              <w:spacing w:after="0" w:line="240" w:lineRule="auto"/>
              <w:jc w:val="right"/>
              <w:rPr>
                <w:rFonts w:ascii="Calibri" w:eastAsia="Times New Roman" w:hAnsi="Calibri" w:cs="Calibri"/>
                <w:color w:val="000000"/>
                <w:lang w:eastAsia="nl-NL"/>
              </w:rPr>
            </w:pPr>
            <w:r w:rsidRPr="009E32A5">
              <w:rPr>
                <w:rFonts w:ascii="Calibri" w:eastAsia="Times New Roman" w:hAnsi="Calibri" w:cs="Calibri"/>
                <w:color w:val="000000"/>
                <w:lang w:eastAsia="nl-NL"/>
              </w:rPr>
              <w:t>0 (0)</w:t>
            </w:r>
          </w:p>
        </w:tc>
      </w:tr>
      <w:tr w:rsidR="009E32A5" w:rsidRPr="00E804FE" w14:paraId="0C579826" w14:textId="14C854DC" w:rsidTr="009E32A5">
        <w:trPr>
          <w:trHeight w:val="390"/>
        </w:trPr>
        <w:tc>
          <w:tcPr>
            <w:tcW w:w="1960" w:type="dxa"/>
            <w:tcBorders>
              <w:top w:val="nil"/>
              <w:left w:val="single" w:sz="8" w:space="0" w:color="auto"/>
              <w:bottom w:val="single" w:sz="4" w:space="0" w:color="auto"/>
              <w:right w:val="single" w:sz="4" w:space="0" w:color="auto"/>
            </w:tcBorders>
            <w:shd w:val="clear" w:color="auto" w:fill="auto"/>
            <w:noWrap/>
            <w:vAlign w:val="bottom"/>
            <w:hideMark/>
          </w:tcPr>
          <w:p w14:paraId="7D9F1781" w14:textId="77777777" w:rsidR="009E32A5" w:rsidRPr="00757308" w:rsidRDefault="009E32A5" w:rsidP="00E84116">
            <w:pPr>
              <w:spacing w:after="0" w:line="240" w:lineRule="auto"/>
              <w:rPr>
                <w:rFonts w:ascii="Calibri" w:eastAsia="Times New Roman" w:hAnsi="Calibri" w:cs="Calibri"/>
                <w:i/>
                <w:iCs/>
                <w:color w:val="000000"/>
                <w:lang w:eastAsia="nl-NL"/>
              </w:rPr>
            </w:pPr>
            <w:proofErr w:type="spellStart"/>
            <w:r w:rsidRPr="00757308">
              <w:rPr>
                <w:rFonts w:ascii="Calibri" w:eastAsia="Times New Roman" w:hAnsi="Calibri" w:cs="Calibri"/>
                <w:i/>
                <w:iCs/>
                <w:color w:val="000000"/>
                <w:lang w:eastAsia="nl-NL"/>
              </w:rPr>
              <w:t>feoB</w:t>
            </w:r>
            <w:proofErr w:type="spellEnd"/>
          </w:p>
        </w:tc>
        <w:tc>
          <w:tcPr>
            <w:tcW w:w="5543" w:type="dxa"/>
            <w:tcBorders>
              <w:top w:val="nil"/>
              <w:left w:val="nil"/>
              <w:bottom w:val="single" w:sz="4" w:space="0" w:color="auto"/>
              <w:right w:val="single" w:sz="4" w:space="0" w:color="auto"/>
            </w:tcBorders>
            <w:shd w:val="clear" w:color="auto" w:fill="auto"/>
            <w:noWrap/>
            <w:vAlign w:val="bottom"/>
            <w:hideMark/>
          </w:tcPr>
          <w:p w14:paraId="5B55ADF7" w14:textId="77777777" w:rsidR="009E32A5" w:rsidRPr="00E804FE" w:rsidRDefault="009E32A5" w:rsidP="00E84116">
            <w:pPr>
              <w:spacing w:after="0" w:line="240" w:lineRule="auto"/>
              <w:rPr>
                <w:rFonts w:ascii="Calibri" w:eastAsia="Times New Roman" w:hAnsi="Calibri" w:cs="Calibri"/>
                <w:color w:val="000000"/>
                <w:lang w:eastAsia="nl-NL"/>
              </w:rPr>
            </w:pPr>
            <w:proofErr w:type="spellStart"/>
            <w:r w:rsidRPr="00E804FE">
              <w:rPr>
                <w:rFonts w:ascii="Calibri" w:eastAsia="Times New Roman" w:hAnsi="Calibri" w:cs="Calibri"/>
                <w:color w:val="000000"/>
                <w:lang w:eastAsia="nl-NL"/>
              </w:rPr>
              <w:t>Ferrous</w:t>
            </w:r>
            <w:proofErr w:type="spellEnd"/>
            <w:r w:rsidRPr="00E804FE">
              <w:rPr>
                <w:rFonts w:ascii="Calibri" w:eastAsia="Times New Roman" w:hAnsi="Calibri" w:cs="Calibri"/>
                <w:color w:val="000000"/>
                <w:lang w:eastAsia="nl-NL"/>
              </w:rPr>
              <w:t xml:space="preserve"> iron transport</w:t>
            </w:r>
          </w:p>
        </w:tc>
        <w:tc>
          <w:tcPr>
            <w:tcW w:w="1559" w:type="dxa"/>
            <w:tcBorders>
              <w:top w:val="nil"/>
              <w:left w:val="nil"/>
              <w:bottom w:val="single" w:sz="4" w:space="0" w:color="auto"/>
              <w:right w:val="single" w:sz="4" w:space="0" w:color="auto"/>
            </w:tcBorders>
            <w:vAlign w:val="bottom"/>
          </w:tcPr>
          <w:p w14:paraId="27BD8453" w14:textId="5028865E" w:rsidR="009E32A5" w:rsidRPr="00E804FE" w:rsidRDefault="009E32A5"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46 (100)</w:t>
            </w:r>
          </w:p>
        </w:tc>
        <w:tc>
          <w:tcPr>
            <w:tcW w:w="1701" w:type="dxa"/>
            <w:tcBorders>
              <w:top w:val="nil"/>
              <w:left w:val="single" w:sz="4" w:space="0" w:color="auto"/>
              <w:bottom w:val="single" w:sz="4" w:space="0" w:color="auto"/>
              <w:right w:val="single" w:sz="4" w:space="0" w:color="auto"/>
            </w:tcBorders>
            <w:shd w:val="clear" w:color="auto" w:fill="auto"/>
            <w:noWrap/>
            <w:vAlign w:val="bottom"/>
            <w:hideMark/>
          </w:tcPr>
          <w:p w14:paraId="00FFD18C" w14:textId="249B979B" w:rsidR="009E32A5" w:rsidRPr="009E32A5" w:rsidRDefault="009E32A5" w:rsidP="00E84116">
            <w:pPr>
              <w:spacing w:after="0" w:line="240" w:lineRule="auto"/>
              <w:jc w:val="right"/>
              <w:rPr>
                <w:rFonts w:ascii="Calibri" w:eastAsia="Times New Roman" w:hAnsi="Calibri" w:cs="Calibri"/>
                <w:color w:val="000000"/>
                <w:lang w:eastAsia="nl-NL"/>
              </w:rPr>
            </w:pPr>
            <w:r w:rsidRPr="009E32A5">
              <w:rPr>
                <w:rFonts w:ascii="Calibri" w:eastAsia="Times New Roman" w:hAnsi="Calibri" w:cs="Calibri"/>
                <w:color w:val="000000"/>
                <w:lang w:eastAsia="nl-NL"/>
              </w:rPr>
              <w:t>31 (100)</w:t>
            </w:r>
          </w:p>
        </w:tc>
        <w:tc>
          <w:tcPr>
            <w:tcW w:w="1843" w:type="dxa"/>
            <w:tcBorders>
              <w:top w:val="nil"/>
              <w:left w:val="nil"/>
              <w:bottom w:val="single" w:sz="4" w:space="0" w:color="auto"/>
              <w:right w:val="single" w:sz="8" w:space="0" w:color="auto"/>
            </w:tcBorders>
            <w:shd w:val="clear" w:color="auto" w:fill="auto"/>
            <w:noWrap/>
            <w:vAlign w:val="bottom"/>
            <w:hideMark/>
          </w:tcPr>
          <w:p w14:paraId="7116A227" w14:textId="0A033BC3" w:rsidR="009E32A5" w:rsidRPr="009E32A5" w:rsidRDefault="009E32A5" w:rsidP="00E84116">
            <w:pPr>
              <w:spacing w:after="0" w:line="240" w:lineRule="auto"/>
              <w:jc w:val="right"/>
              <w:rPr>
                <w:rFonts w:ascii="Calibri" w:eastAsia="Times New Roman" w:hAnsi="Calibri" w:cs="Calibri"/>
                <w:color w:val="000000"/>
                <w:lang w:eastAsia="nl-NL"/>
              </w:rPr>
            </w:pPr>
            <w:r w:rsidRPr="009E32A5">
              <w:rPr>
                <w:rFonts w:ascii="Calibri" w:eastAsia="Times New Roman" w:hAnsi="Calibri" w:cs="Calibri"/>
                <w:color w:val="000000"/>
                <w:lang w:eastAsia="nl-NL"/>
              </w:rPr>
              <w:t>15 (100)</w:t>
            </w:r>
          </w:p>
        </w:tc>
      </w:tr>
      <w:tr w:rsidR="009E32A5" w:rsidRPr="00E804FE" w14:paraId="14B1A7C4" w14:textId="273D7864" w:rsidTr="009E32A5">
        <w:trPr>
          <w:trHeight w:val="390"/>
        </w:trPr>
        <w:tc>
          <w:tcPr>
            <w:tcW w:w="1960" w:type="dxa"/>
            <w:tcBorders>
              <w:top w:val="nil"/>
              <w:left w:val="single" w:sz="8" w:space="0" w:color="auto"/>
              <w:bottom w:val="single" w:sz="4" w:space="0" w:color="auto"/>
              <w:right w:val="single" w:sz="4" w:space="0" w:color="auto"/>
            </w:tcBorders>
            <w:shd w:val="clear" w:color="auto" w:fill="auto"/>
            <w:noWrap/>
            <w:vAlign w:val="bottom"/>
            <w:hideMark/>
          </w:tcPr>
          <w:p w14:paraId="1774B110" w14:textId="77777777" w:rsidR="009E32A5" w:rsidRPr="00757308" w:rsidRDefault="009E32A5" w:rsidP="00E84116">
            <w:pPr>
              <w:spacing w:after="0" w:line="240" w:lineRule="auto"/>
              <w:rPr>
                <w:rFonts w:ascii="Calibri" w:eastAsia="Times New Roman" w:hAnsi="Calibri" w:cs="Calibri"/>
                <w:i/>
                <w:iCs/>
                <w:color w:val="000000"/>
                <w:lang w:eastAsia="nl-NL"/>
              </w:rPr>
            </w:pPr>
            <w:proofErr w:type="spellStart"/>
            <w:r w:rsidRPr="00757308">
              <w:rPr>
                <w:rFonts w:ascii="Calibri" w:eastAsia="Times New Roman" w:hAnsi="Calibri" w:cs="Calibri"/>
                <w:i/>
                <w:iCs/>
                <w:color w:val="000000"/>
                <w:lang w:eastAsia="nl-NL"/>
              </w:rPr>
              <w:t>fimH</w:t>
            </w:r>
            <w:proofErr w:type="spellEnd"/>
          </w:p>
        </w:tc>
        <w:tc>
          <w:tcPr>
            <w:tcW w:w="5543" w:type="dxa"/>
            <w:tcBorders>
              <w:top w:val="nil"/>
              <w:left w:val="nil"/>
              <w:bottom w:val="single" w:sz="4" w:space="0" w:color="auto"/>
              <w:right w:val="single" w:sz="4" w:space="0" w:color="auto"/>
            </w:tcBorders>
            <w:shd w:val="clear" w:color="auto" w:fill="auto"/>
            <w:vAlign w:val="center"/>
            <w:hideMark/>
          </w:tcPr>
          <w:p w14:paraId="72B982AF" w14:textId="77777777" w:rsidR="009E32A5" w:rsidRPr="00757308" w:rsidRDefault="009E32A5" w:rsidP="00E84116">
            <w:pPr>
              <w:spacing w:after="0" w:line="240" w:lineRule="auto"/>
              <w:rPr>
                <w:rFonts w:ascii="Calibri" w:eastAsia="Times New Roman" w:hAnsi="Calibri" w:cs="Calibri"/>
                <w:color w:val="000000"/>
                <w:lang w:val="en-US" w:eastAsia="nl-NL"/>
              </w:rPr>
            </w:pPr>
            <w:r w:rsidRPr="00757308">
              <w:rPr>
                <w:rFonts w:ascii="Calibri" w:eastAsia="Times New Roman" w:hAnsi="Calibri" w:cs="Calibri"/>
                <w:color w:val="000000"/>
                <w:lang w:val="en-US" w:eastAsia="nl-NL"/>
              </w:rPr>
              <w:t xml:space="preserve">D-mannose–specific adhesin, lining the superficial bladder epithelium. </w:t>
            </w:r>
          </w:p>
        </w:tc>
        <w:tc>
          <w:tcPr>
            <w:tcW w:w="1559" w:type="dxa"/>
            <w:tcBorders>
              <w:top w:val="nil"/>
              <w:left w:val="nil"/>
              <w:bottom w:val="single" w:sz="4" w:space="0" w:color="auto"/>
              <w:right w:val="single" w:sz="4" w:space="0" w:color="auto"/>
            </w:tcBorders>
            <w:vAlign w:val="bottom"/>
          </w:tcPr>
          <w:p w14:paraId="4DAA1442" w14:textId="6E63E6B2" w:rsidR="009E32A5" w:rsidRPr="00E804FE" w:rsidRDefault="009E32A5"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46 (100)</w:t>
            </w:r>
          </w:p>
        </w:tc>
        <w:tc>
          <w:tcPr>
            <w:tcW w:w="1701" w:type="dxa"/>
            <w:tcBorders>
              <w:top w:val="nil"/>
              <w:left w:val="single" w:sz="4" w:space="0" w:color="auto"/>
              <w:bottom w:val="single" w:sz="4" w:space="0" w:color="auto"/>
              <w:right w:val="single" w:sz="4" w:space="0" w:color="auto"/>
            </w:tcBorders>
            <w:shd w:val="clear" w:color="auto" w:fill="auto"/>
            <w:noWrap/>
            <w:vAlign w:val="bottom"/>
            <w:hideMark/>
          </w:tcPr>
          <w:p w14:paraId="51D7658A" w14:textId="669BB531" w:rsidR="009E32A5" w:rsidRPr="009E32A5" w:rsidRDefault="009E32A5" w:rsidP="00E84116">
            <w:pPr>
              <w:spacing w:after="0" w:line="240" w:lineRule="auto"/>
              <w:jc w:val="right"/>
              <w:rPr>
                <w:rFonts w:ascii="Calibri" w:eastAsia="Times New Roman" w:hAnsi="Calibri" w:cs="Calibri"/>
                <w:color w:val="000000"/>
                <w:lang w:eastAsia="nl-NL"/>
              </w:rPr>
            </w:pPr>
            <w:r w:rsidRPr="009E32A5">
              <w:rPr>
                <w:rFonts w:ascii="Calibri" w:eastAsia="Times New Roman" w:hAnsi="Calibri" w:cs="Calibri"/>
                <w:color w:val="000000"/>
                <w:lang w:eastAsia="nl-NL"/>
              </w:rPr>
              <w:t>31 (100)</w:t>
            </w:r>
          </w:p>
        </w:tc>
        <w:tc>
          <w:tcPr>
            <w:tcW w:w="1843" w:type="dxa"/>
            <w:tcBorders>
              <w:top w:val="nil"/>
              <w:left w:val="nil"/>
              <w:bottom w:val="single" w:sz="4" w:space="0" w:color="auto"/>
              <w:right w:val="single" w:sz="8" w:space="0" w:color="auto"/>
            </w:tcBorders>
            <w:shd w:val="clear" w:color="auto" w:fill="auto"/>
            <w:noWrap/>
            <w:vAlign w:val="bottom"/>
            <w:hideMark/>
          </w:tcPr>
          <w:p w14:paraId="4F5F439C" w14:textId="64AF6A15" w:rsidR="009E32A5" w:rsidRPr="009E32A5" w:rsidRDefault="009E32A5" w:rsidP="00E84116">
            <w:pPr>
              <w:spacing w:after="0" w:line="240" w:lineRule="auto"/>
              <w:jc w:val="right"/>
              <w:rPr>
                <w:rFonts w:ascii="Calibri" w:eastAsia="Times New Roman" w:hAnsi="Calibri" w:cs="Calibri"/>
                <w:color w:val="000000"/>
                <w:lang w:eastAsia="nl-NL"/>
              </w:rPr>
            </w:pPr>
            <w:r w:rsidRPr="009E32A5">
              <w:rPr>
                <w:rFonts w:ascii="Calibri" w:eastAsia="Times New Roman" w:hAnsi="Calibri" w:cs="Calibri"/>
                <w:color w:val="000000"/>
                <w:lang w:eastAsia="nl-NL"/>
              </w:rPr>
              <w:t>15 (100)</w:t>
            </w:r>
          </w:p>
        </w:tc>
      </w:tr>
      <w:tr w:rsidR="009E32A5" w:rsidRPr="00E804FE" w14:paraId="71D65246" w14:textId="4A938A0C" w:rsidTr="009E32A5">
        <w:trPr>
          <w:trHeight w:val="390"/>
        </w:trPr>
        <w:tc>
          <w:tcPr>
            <w:tcW w:w="1960" w:type="dxa"/>
            <w:tcBorders>
              <w:top w:val="nil"/>
              <w:left w:val="single" w:sz="8" w:space="0" w:color="auto"/>
              <w:bottom w:val="single" w:sz="4" w:space="0" w:color="auto"/>
              <w:right w:val="single" w:sz="4" w:space="0" w:color="auto"/>
            </w:tcBorders>
            <w:shd w:val="clear" w:color="auto" w:fill="auto"/>
            <w:noWrap/>
            <w:vAlign w:val="bottom"/>
            <w:hideMark/>
          </w:tcPr>
          <w:p w14:paraId="7E7DD9D9" w14:textId="77777777" w:rsidR="009E32A5" w:rsidRPr="00757308" w:rsidRDefault="009E32A5" w:rsidP="00E84116">
            <w:pPr>
              <w:spacing w:after="0" w:line="240" w:lineRule="auto"/>
              <w:rPr>
                <w:rFonts w:ascii="Calibri" w:eastAsia="Times New Roman" w:hAnsi="Calibri" w:cs="Calibri"/>
                <w:i/>
                <w:iCs/>
                <w:color w:val="000000"/>
                <w:lang w:eastAsia="nl-NL"/>
              </w:rPr>
            </w:pPr>
            <w:proofErr w:type="spellStart"/>
            <w:r w:rsidRPr="00757308">
              <w:rPr>
                <w:rFonts w:ascii="Calibri" w:eastAsia="Times New Roman" w:hAnsi="Calibri" w:cs="Calibri"/>
                <w:i/>
                <w:iCs/>
                <w:color w:val="000000"/>
                <w:lang w:eastAsia="nl-NL"/>
              </w:rPr>
              <w:t>focH</w:t>
            </w:r>
            <w:proofErr w:type="spellEnd"/>
          </w:p>
        </w:tc>
        <w:tc>
          <w:tcPr>
            <w:tcW w:w="5543" w:type="dxa"/>
            <w:tcBorders>
              <w:top w:val="nil"/>
              <w:left w:val="nil"/>
              <w:bottom w:val="single" w:sz="4" w:space="0" w:color="auto"/>
              <w:right w:val="single" w:sz="4" w:space="0" w:color="auto"/>
            </w:tcBorders>
            <w:shd w:val="clear" w:color="auto" w:fill="auto"/>
            <w:noWrap/>
            <w:vAlign w:val="bottom"/>
            <w:hideMark/>
          </w:tcPr>
          <w:p w14:paraId="3D1B5D42" w14:textId="77777777" w:rsidR="009E32A5" w:rsidRPr="00E804FE" w:rsidRDefault="009E32A5" w:rsidP="00E84116">
            <w:pPr>
              <w:spacing w:after="0" w:line="240" w:lineRule="auto"/>
              <w:rPr>
                <w:rFonts w:ascii="Calibri" w:eastAsia="Times New Roman" w:hAnsi="Calibri" w:cs="Calibri"/>
                <w:color w:val="000000"/>
                <w:lang w:eastAsia="nl-NL"/>
              </w:rPr>
            </w:pPr>
            <w:r w:rsidRPr="00E804FE">
              <w:rPr>
                <w:rFonts w:ascii="Calibri" w:eastAsia="Times New Roman" w:hAnsi="Calibri" w:cs="Calibri"/>
                <w:color w:val="000000"/>
                <w:lang w:eastAsia="nl-NL"/>
              </w:rPr>
              <w:t xml:space="preserve">F1C </w:t>
            </w:r>
            <w:proofErr w:type="spellStart"/>
            <w:r w:rsidRPr="00E804FE">
              <w:rPr>
                <w:rFonts w:ascii="Calibri" w:eastAsia="Times New Roman" w:hAnsi="Calibri" w:cs="Calibri"/>
                <w:color w:val="000000"/>
                <w:lang w:eastAsia="nl-NL"/>
              </w:rPr>
              <w:t>pili</w:t>
            </w:r>
            <w:proofErr w:type="spellEnd"/>
            <w:r w:rsidRPr="00E804FE">
              <w:rPr>
                <w:rFonts w:ascii="Calibri" w:eastAsia="Times New Roman" w:hAnsi="Calibri" w:cs="Calibri"/>
                <w:color w:val="000000"/>
                <w:lang w:eastAsia="nl-NL"/>
              </w:rPr>
              <w:t xml:space="preserve"> </w:t>
            </w:r>
            <w:proofErr w:type="spellStart"/>
            <w:r w:rsidRPr="00E804FE">
              <w:rPr>
                <w:rFonts w:ascii="Calibri" w:eastAsia="Times New Roman" w:hAnsi="Calibri" w:cs="Calibri"/>
                <w:color w:val="000000"/>
                <w:lang w:eastAsia="nl-NL"/>
              </w:rPr>
              <w:t>adhesin</w:t>
            </w:r>
            <w:proofErr w:type="spellEnd"/>
            <w:r w:rsidRPr="00E804FE">
              <w:rPr>
                <w:rFonts w:ascii="Calibri" w:eastAsia="Times New Roman" w:hAnsi="Calibri" w:cs="Calibri"/>
                <w:color w:val="000000"/>
                <w:lang w:eastAsia="nl-NL"/>
              </w:rPr>
              <w:t xml:space="preserve"> </w:t>
            </w:r>
          </w:p>
        </w:tc>
        <w:tc>
          <w:tcPr>
            <w:tcW w:w="1559" w:type="dxa"/>
            <w:tcBorders>
              <w:top w:val="nil"/>
              <w:left w:val="nil"/>
              <w:bottom w:val="single" w:sz="4" w:space="0" w:color="auto"/>
              <w:right w:val="single" w:sz="4" w:space="0" w:color="auto"/>
            </w:tcBorders>
            <w:vAlign w:val="bottom"/>
          </w:tcPr>
          <w:p w14:paraId="483252F6" w14:textId="2F954279" w:rsidR="009E32A5" w:rsidRPr="00E804FE" w:rsidRDefault="009E32A5"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12 (26)</w:t>
            </w:r>
          </w:p>
        </w:tc>
        <w:tc>
          <w:tcPr>
            <w:tcW w:w="1701" w:type="dxa"/>
            <w:tcBorders>
              <w:top w:val="nil"/>
              <w:left w:val="single" w:sz="4" w:space="0" w:color="auto"/>
              <w:bottom w:val="single" w:sz="4" w:space="0" w:color="auto"/>
              <w:right w:val="single" w:sz="4" w:space="0" w:color="auto"/>
            </w:tcBorders>
            <w:shd w:val="clear" w:color="auto" w:fill="auto"/>
            <w:noWrap/>
            <w:vAlign w:val="bottom"/>
            <w:hideMark/>
          </w:tcPr>
          <w:p w14:paraId="5DD57787" w14:textId="7B0BD37E" w:rsidR="009E32A5" w:rsidRPr="009E32A5" w:rsidRDefault="009E32A5" w:rsidP="00E84116">
            <w:pPr>
              <w:spacing w:after="0" w:line="240" w:lineRule="auto"/>
              <w:jc w:val="right"/>
              <w:rPr>
                <w:rFonts w:ascii="Calibri" w:eastAsia="Times New Roman" w:hAnsi="Calibri" w:cs="Calibri"/>
                <w:color w:val="000000"/>
                <w:lang w:eastAsia="nl-NL"/>
              </w:rPr>
            </w:pPr>
            <w:r w:rsidRPr="009E32A5">
              <w:rPr>
                <w:rFonts w:ascii="Calibri" w:eastAsia="Times New Roman" w:hAnsi="Calibri" w:cs="Calibri"/>
                <w:color w:val="000000"/>
                <w:lang w:eastAsia="nl-NL"/>
              </w:rPr>
              <w:t>9 (29)</w:t>
            </w:r>
          </w:p>
        </w:tc>
        <w:tc>
          <w:tcPr>
            <w:tcW w:w="1843" w:type="dxa"/>
            <w:tcBorders>
              <w:top w:val="nil"/>
              <w:left w:val="nil"/>
              <w:bottom w:val="single" w:sz="4" w:space="0" w:color="auto"/>
              <w:right w:val="single" w:sz="8" w:space="0" w:color="auto"/>
            </w:tcBorders>
            <w:shd w:val="clear" w:color="auto" w:fill="auto"/>
            <w:noWrap/>
            <w:vAlign w:val="bottom"/>
            <w:hideMark/>
          </w:tcPr>
          <w:p w14:paraId="61576BFA" w14:textId="73A5752D" w:rsidR="009E32A5" w:rsidRPr="009E32A5" w:rsidRDefault="009E32A5" w:rsidP="00E84116">
            <w:pPr>
              <w:spacing w:after="0" w:line="240" w:lineRule="auto"/>
              <w:jc w:val="right"/>
              <w:rPr>
                <w:rFonts w:ascii="Calibri" w:eastAsia="Times New Roman" w:hAnsi="Calibri" w:cs="Calibri"/>
                <w:color w:val="000000"/>
                <w:lang w:eastAsia="nl-NL"/>
              </w:rPr>
            </w:pPr>
            <w:r w:rsidRPr="009E32A5">
              <w:rPr>
                <w:rFonts w:ascii="Calibri" w:eastAsia="Times New Roman" w:hAnsi="Calibri" w:cs="Calibri"/>
                <w:color w:val="000000"/>
                <w:lang w:eastAsia="nl-NL"/>
              </w:rPr>
              <w:t>3 (20)</w:t>
            </w:r>
          </w:p>
        </w:tc>
      </w:tr>
      <w:tr w:rsidR="009E32A5" w:rsidRPr="00E804FE" w14:paraId="0210EF3E" w14:textId="0F92BDDF" w:rsidTr="009E32A5">
        <w:trPr>
          <w:trHeight w:val="390"/>
        </w:trPr>
        <w:tc>
          <w:tcPr>
            <w:tcW w:w="1960" w:type="dxa"/>
            <w:tcBorders>
              <w:top w:val="nil"/>
              <w:left w:val="single" w:sz="8" w:space="0" w:color="auto"/>
              <w:bottom w:val="single" w:sz="4" w:space="0" w:color="auto"/>
              <w:right w:val="single" w:sz="4" w:space="0" w:color="auto"/>
            </w:tcBorders>
            <w:shd w:val="clear" w:color="auto" w:fill="auto"/>
            <w:noWrap/>
            <w:vAlign w:val="bottom"/>
            <w:hideMark/>
          </w:tcPr>
          <w:p w14:paraId="461F3C51" w14:textId="77777777" w:rsidR="009E32A5" w:rsidRPr="00757308" w:rsidRDefault="009E32A5" w:rsidP="00E84116">
            <w:pPr>
              <w:spacing w:after="0" w:line="240" w:lineRule="auto"/>
              <w:rPr>
                <w:rFonts w:ascii="Calibri" w:eastAsia="Times New Roman" w:hAnsi="Calibri" w:cs="Calibri"/>
                <w:i/>
                <w:iCs/>
                <w:color w:val="000000"/>
                <w:lang w:eastAsia="nl-NL"/>
              </w:rPr>
            </w:pPr>
            <w:proofErr w:type="spellStart"/>
            <w:r w:rsidRPr="00757308">
              <w:rPr>
                <w:rFonts w:ascii="Calibri" w:eastAsia="Times New Roman" w:hAnsi="Calibri" w:cs="Calibri"/>
                <w:i/>
                <w:iCs/>
                <w:color w:val="000000"/>
                <w:lang w:eastAsia="nl-NL"/>
              </w:rPr>
              <w:t>fyuA</w:t>
            </w:r>
            <w:proofErr w:type="spellEnd"/>
          </w:p>
        </w:tc>
        <w:tc>
          <w:tcPr>
            <w:tcW w:w="5543" w:type="dxa"/>
            <w:tcBorders>
              <w:top w:val="nil"/>
              <w:left w:val="nil"/>
              <w:bottom w:val="single" w:sz="4" w:space="0" w:color="auto"/>
              <w:right w:val="single" w:sz="4" w:space="0" w:color="auto"/>
            </w:tcBorders>
            <w:shd w:val="clear" w:color="auto" w:fill="auto"/>
            <w:vAlign w:val="center"/>
            <w:hideMark/>
          </w:tcPr>
          <w:p w14:paraId="3759D70D" w14:textId="77777777" w:rsidR="009E32A5" w:rsidRPr="00E804FE" w:rsidRDefault="009E32A5" w:rsidP="00E84116">
            <w:pPr>
              <w:spacing w:after="0" w:line="240" w:lineRule="auto"/>
              <w:rPr>
                <w:rFonts w:ascii="Calibri" w:eastAsia="Times New Roman" w:hAnsi="Calibri" w:cs="Calibri"/>
                <w:color w:val="000000"/>
                <w:lang w:eastAsia="nl-NL"/>
              </w:rPr>
            </w:pPr>
            <w:proofErr w:type="spellStart"/>
            <w:r w:rsidRPr="00E804FE">
              <w:rPr>
                <w:rFonts w:ascii="Calibri" w:eastAsia="Times New Roman" w:hAnsi="Calibri" w:cs="Calibri"/>
                <w:color w:val="000000"/>
                <w:lang w:eastAsia="nl-NL"/>
              </w:rPr>
              <w:t>Yersiniabactin</w:t>
            </w:r>
            <w:proofErr w:type="spellEnd"/>
            <w:r w:rsidRPr="00E804FE">
              <w:rPr>
                <w:rFonts w:ascii="Calibri" w:eastAsia="Times New Roman" w:hAnsi="Calibri" w:cs="Calibri"/>
                <w:color w:val="000000"/>
                <w:lang w:eastAsia="nl-NL"/>
              </w:rPr>
              <w:t xml:space="preserve"> </w:t>
            </w:r>
            <w:proofErr w:type="spellStart"/>
            <w:r w:rsidRPr="00E804FE">
              <w:rPr>
                <w:rFonts w:ascii="Calibri" w:eastAsia="Times New Roman" w:hAnsi="Calibri" w:cs="Calibri"/>
                <w:color w:val="000000"/>
                <w:lang w:eastAsia="nl-NL"/>
              </w:rPr>
              <w:t>siderophore</w:t>
            </w:r>
            <w:proofErr w:type="spellEnd"/>
            <w:r w:rsidRPr="00E804FE">
              <w:rPr>
                <w:rFonts w:ascii="Calibri" w:eastAsia="Times New Roman" w:hAnsi="Calibri" w:cs="Calibri"/>
                <w:color w:val="000000"/>
                <w:lang w:eastAsia="nl-NL"/>
              </w:rPr>
              <w:t xml:space="preserve"> receptor </w:t>
            </w:r>
          </w:p>
        </w:tc>
        <w:tc>
          <w:tcPr>
            <w:tcW w:w="1559" w:type="dxa"/>
            <w:tcBorders>
              <w:top w:val="nil"/>
              <w:left w:val="nil"/>
              <w:bottom w:val="single" w:sz="4" w:space="0" w:color="auto"/>
              <w:right w:val="single" w:sz="4" w:space="0" w:color="auto"/>
            </w:tcBorders>
            <w:vAlign w:val="bottom"/>
          </w:tcPr>
          <w:p w14:paraId="62BF0FE3" w14:textId="76005247" w:rsidR="009E32A5" w:rsidRPr="00E804FE" w:rsidRDefault="009E32A5"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36 (78)</w:t>
            </w:r>
          </w:p>
        </w:tc>
        <w:tc>
          <w:tcPr>
            <w:tcW w:w="1701" w:type="dxa"/>
            <w:tcBorders>
              <w:top w:val="nil"/>
              <w:left w:val="single" w:sz="4" w:space="0" w:color="auto"/>
              <w:bottom w:val="single" w:sz="4" w:space="0" w:color="auto"/>
              <w:right w:val="single" w:sz="4" w:space="0" w:color="auto"/>
            </w:tcBorders>
            <w:shd w:val="clear" w:color="auto" w:fill="auto"/>
            <w:noWrap/>
            <w:vAlign w:val="bottom"/>
            <w:hideMark/>
          </w:tcPr>
          <w:p w14:paraId="0C9BEF95" w14:textId="429CFFF7" w:rsidR="009E32A5" w:rsidRPr="009E32A5" w:rsidRDefault="009E32A5" w:rsidP="00E84116">
            <w:pPr>
              <w:spacing w:after="0" w:line="240" w:lineRule="auto"/>
              <w:jc w:val="right"/>
              <w:rPr>
                <w:rFonts w:ascii="Calibri" w:eastAsia="Times New Roman" w:hAnsi="Calibri" w:cs="Calibri"/>
                <w:color w:val="000000"/>
                <w:lang w:eastAsia="nl-NL"/>
              </w:rPr>
            </w:pPr>
            <w:r w:rsidRPr="009E32A5">
              <w:rPr>
                <w:rFonts w:ascii="Calibri" w:eastAsia="Times New Roman" w:hAnsi="Calibri" w:cs="Calibri"/>
                <w:color w:val="000000"/>
                <w:lang w:eastAsia="nl-NL"/>
              </w:rPr>
              <w:t>23 (74)</w:t>
            </w:r>
          </w:p>
        </w:tc>
        <w:tc>
          <w:tcPr>
            <w:tcW w:w="1843" w:type="dxa"/>
            <w:tcBorders>
              <w:top w:val="nil"/>
              <w:left w:val="nil"/>
              <w:bottom w:val="single" w:sz="4" w:space="0" w:color="auto"/>
              <w:right w:val="single" w:sz="8" w:space="0" w:color="auto"/>
            </w:tcBorders>
            <w:shd w:val="clear" w:color="auto" w:fill="auto"/>
            <w:noWrap/>
            <w:vAlign w:val="bottom"/>
            <w:hideMark/>
          </w:tcPr>
          <w:p w14:paraId="5542E325" w14:textId="0E17DA7B" w:rsidR="009E32A5" w:rsidRPr="009E32A5" w:rsidRDefault="009E32A5" w:rsidP="00E84116">
            <w:pPr>
              <w:spacing w:after="0" w:line="240" w:lineRule="auto"/>
              <w:jc w:val="right"/>
              <w:rPr>
                <w:rFonts w:ascii="Calibri" w:eastAsia="Times New Roman" w:hAnsi="Calibri" w:cs="Calibri"/>
                <w:color w:val="000000"/>
                <w:lang w:eastAsia="nl-NL"/>
              </w:rPr>
            </w:pPr>
            <w:r w:rsidRPr="009E32A5">
              <w:rPr>
                <w:rFonts w:ascii="Calibri" w:eastAsia="Times New Roman" w:hAnsi="Calibri" w:cs="Calibri"/>
                <w:color w:val="000000"/>
                <w:lang w:eastAsia="nl-NL"/>
              </w:rPr>
              <w:t xml:space="preserve"> 13 (87)</w:t>
            </w:r>
          </w:p>
        </w:tc>
      </w:tr>
      <w:tr w:rsidR="009E32A5" w:rsidRPr="00E804FE" w14:paraId="752DDF6C" w14:textId="66D74F49" w:rsidTr="009E32A5">
        <w:trPr>
          <w:trHeight w:val="390"/>
        </w:trPr>
        <w:tc>
          <w:tcPr>
            <w:tcW w:w="1960" w:type="dxa"/>
            <w:tcBorders>
              <w:top w:val="nil"/>
              <w:left w:val="single" w:sz="8" w:space="0" w:color="auto"/>
              <w:bottom w:val="single" w:sz="4" w:space="0" w:color="auto"/>
              <w:right w:val="single" w:sz="4" w:space="0" w:color="auto"/>
            </w:tcBorders>
            <w:shd w:val="clear" w:color="auto" w:fill="auto"/>
            <w:noWrap/>
            <w:vAlign w:val="bottom"/>
            <w:hideMark/>
          </w:tcPr>
          <w:p w14:paraId="5EB6C71B" w14:textId="77777777" w:rsidR="009E32A5" w:rsidRPr="00757308" w:rsidRDefault="009E32A5" w:rsidP="00E84116">
            <w:pPr>
              <w:spacing w:after="0" w:line="240" w:lineRule="auto"/>
              <w:rPr>
                <w:rFonts w:ascii="Calibri" w:eastAsia="Times New Roman" w:hAnsi="Calibri" w:cs="Calibri"/>
                <w:i/>
                <w:iCs/>
                <w:color w:val="000000"/>
                <w:lang w:eastAsia="nl-NL"/>
              </w:rPr>
            </w:pPr>
            <w:r w:rsidRPr="00757308">
              <w:rPr>
                <w:rFonts w:ascii="Calibri" w:eastAsia="Times New Roman" w:hAnsi="Calibri" w:cs="Calibri"/>
                <w:i/>
                <w:iCs/>
                <w:color w:val="000000"/>
                <w:lang w:eastAsia="nl-NL"/>
              </w:rPr>
              <w:t>hek</w:t>
            </w:r>
          </w:p>
        </w:tc>
        <w:tc>
          <w:tcPr>
            <w:tcW w:w="5543" w:type="dxa"/>
            <w:tcBorders>
              <w:top w:val="nil"/>
              <w:left w:val="nil"/>
              <w:bottom w:val="single" w:sz="4" w:space="0" w:color="auto"/>
              <w:right w:val="single" w:sz="4" w:space="0" w:color="auto"/>
            </w:tcBorders>
            <w:shd w:val="clear" w:color="auto" w:fill="auto"/>
            <w:vAlign w:val="center"/>
            <w:hideMark/>
          </w:tcPr>
          <w:p w14:paraId="25014FBF" w14:textId="77777777" w:rsidR="009E32A5" w:rsidRPr="00757308" w:rsidRDefault="009E32A5" w:rsidP="00E84116">
            <w:pPr>
              <w:spacing w:after="0" w:line="240" w:lineRule="auto"/>
              <w:rPr>
                <w:rFonts w:ascii="Calibri" w:eastAsia="Times New Roman" w:hAnsi="Calibri" w:cs="Calibri"/>
                <w:color w:val="000000"/>
                <w:lang w:val="en-US" w:eastAsia="nl-NL"/>
              </w:rPr>
            </w:pPr>
            <w:r w:rsidRPr="00757308">
              <w:rPr>
                <w:rFonts w:ascii="Calibri" w:eastAsia="Times New Roman" w:hAnsi="Calibri" w:cs="Calibri"/>
                <w:color w:val="000000"/>
                <w:lang w:val="en-US" w:eastAsia="nl-NL"/>
              </w:rPr>
              <w:t xml:space="preserve">Auto-aggregating adhesin and </w:t>
            </w:r>
            <w:proofErr w:type="spellStart"/>
            <w:r w:rsidRPr="00757308">
              <w:rPr>
                <w:rFonts w:ascii="Calibri" w:eastAsia="Times New Roman" w:hAnsi="Calibri" w:cs="Calibri"/>
                <w:color w:val="000000"/>
                <w:lang w:val="en-US" w:eastAsia="nl-NL"/>
              </w:rPr>
              <w:t>invasin</w:t>
            </w:r>
            <w:proofErr w:type="spellEnd"/>
          </w:p>
        </w:tc>
        <w:tc>
          <w:tcPr>
            <w:tcW w:w="1559" w:type="dxa"/>
            <w:tcBorders>
              <w:top w:val="nil"/>
              <w:left w:val="nil"/>
              <w:bottom w:val="single" w:sz="4" w:space="0" w:color="auto"/>
              <w:right w:val="single" w:sz="4" w:space="0" w:color="auto"/>
            </w:tcBorders>
            <w:vAlign w:val="bottom"/>
          </w:tcPr>
          <w:p w14:paraId="3B0002C7" w14:textId="33B767BE" w:rsidR="009E32A5" w:rsidRPr="00E804FE" w:rsidRDefault="009E32A5"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17 (37)</w:t>
            </w:r>
          </w:p>
        </w:tc>
        <w:tc>
          <w:tcPr>
            <w:tcW w:w="1701" w:type="dxa"/>
            <w:tcBorders>
              <w:top w:val="nil"/>
              <w:left w:val="single" w:sz="4" w:space="0" w:color="auto"/>
              <w:bottom w:val="single" w:sz="4" w:space="0" w:color="auto"/>
              <w:right w:val="single" w:sz="4" w:space="0" w:color="auto"/>
            </w:tcBorders>
            <w:shd w:val="clear" w:color="000000" w:fill="FFFF00"/>
            <w:noWrap/>
            <w:vAlign w:val="bottom"/>
            <w:hideMark/>
          </w:tcPr>
          <w:p w14:paraId="3E5D234F" w14:textId="69E8E192" w:rsidR="009E32A5" w:rsidRPr="009E32A5" w:rsidRDefault="009E32A5" w:rsidP="00E84116">
            <w:pPr>
              <w:spacing w:after="0" w:line="240" w:lineRule="auto"/>
              <w:jc w:val="right"/>
              <w:rPr>
                <w:rFonts w:ascii="Calibri" w:eastAsia="Times New Roman" w:hAnsi="Calibri" w:cs="Calibri"/>
                <w:color w:val="000000"/>
                <w:lang w:eastAsia="nl-NL"/>
              </w:rPr>
            </w:pPr>
            <w:r w:rsidRPr="009E32A5">
              <w:rPr>
                <w:rFonts w:ascii="Calibri" w:eastAsia="Times New Roman" w:hAnsi="Calibri" w:cs="Calibri"/>
                <w:color w:val="000000"/>
                <w:lang w:eastAsia="nl-NL"/>
              </w:rPr>
              <w:t>13 (42)</w:t>
            </w:r>
          </w:p>
        </w:tc>
        <w:tc>
          <w:tcPr>
            <w:tcW w:w="1843" w:type="dxa"/>
            <w:tcBorders>
              <w:top w:val="nil"/>
              <w:left w:val="nil"/>
              <w:bottom w:val="single" w:sz="4" w:space="0" w:color="auto"/>
              <w:right w:val="single" w:sz="8" w:space="0" w:color="auto"/>
            </w:tcBorders>
            <w:shd w:val="clear" w:color="000000" w:fill="FFFF00"/>
            <w:noWrap/>
            <w:vAlign w:val="bottom"/>
            <w:hideMark/>
          </w:tcPr>
          <w:p w14:paraId="16206E23" w14:textId="3B028FBC" w:rsidR="009E32A5" w:rsidRPr="009E32A5" w:rsidRDefault="009E32A5" w:rsidP="00E84116">
            <w:pPr>
              <w:spacing w:after="0" w:line="240" w:lineRule="auto"/>
              <w:jc w:val="right"/>
              <w:rPr>
                <w:rFonts w:ascii="Calibri" w:eastAsia="Times New Roman" w:hAnsi="Calibri" w:cs="Calibri"/>
                <w:color w:val="000000"/>
                <w:lang w:eastAsia="nl-NL"/>
              </w:rPr>
            </w:pPr>
            <w:r w:rsidRPr="009E32A5">
              <w:rPr>
                <w:rFonts w:ascii="Calibri" w:eastAsia="Times New Roman" w:hAnsi="Calibri" w:cs="Calibri"/>
                <w:color w:val="000000"/>
                <w:lang w:eastAsia="nl-NL"/>
              </w:rPr>
              <w:t>4 (27)</w:t>
            </w:r>
          </w:p>
        </w:tc>
      </w:tr>
      <w:tr w:rsidR="009E32A5" w:rsidRPr="00E804FE" w14:paraId="2C840C69" w14:textId="240916D5" w:rsidTr="009E32A5">
        <w:trPr>
          <w:trHeight w:val="390"/>
        </w:trPr>
        <w:tc>
          <w:tcPr>
            <w:tcW w:w="1960" w:type="dxa"/>
            <w:tcBorders>
              <w:top w:val="nil"/>
              <w:left w:val="single" w:sz="8" w:space="0" w:color="auto"/>
              <w:bottom w:val="single" w:sz="4" w:space="0" w:color="auto"/>
              <w:right w:val="single" w:sz="4" w:space="0" w:color="auto"/>
            </w:tcBorders>
            <w:shd w:val="clear" w:color="auto" w:fill="auto"/>
            <w:noWrap/>
            <w:vAlign w:val="bottom"/>
            <w:hideMark/>
          </w:tcPr>
          <w:p w14:paraId="7BE1209A" w14:textId="77777777" w:rsidR="009E32A5" w:rsidRPr="00757308" w:rsidRDefault="009E32A5" w:rsidP="00E84116">
            <w:pPr>
              <w:spacing w:after="0" w:line="240" w:lineRule="auto"/>
              <w:rPr>
                <w:rFonts w:ascii="Calibri" w:eastAsia="Times New Roman" w:hAnsi="Calibri" w:cs="Calibri"/>
                <w:i/>
                <w:iCs/>
                <w:color w:val="000000"/>
                <w:lang w:eastAsia="nl-NL"/>
              </w:rPr>
            </w:pPr>
            <w:proofErr w:type="spellStart"/>
            <w:r w:rsidRPr="00757308">
              <w:rPr>
                <w:rFonts w:ascii="Calibri" w:eastAsia="Times New Roman" w:hAnsi="Calibri" w:cs="Calibri"/>
                <w:i/>
                <w:iCs/>
                <w:color w:val="000000"/>
                <w:lang w:eastAsia="nl-NL"/>
              </w:rPr>
              <w:t>hlyA</w:t>
            </w:r>
            <w:proofErr w:type="spellEnd"/>
          </w:p>
        </w:tc>
        <w:tc>
          <w:tcPr>
            <w:tcW w:w="5543" w:type="dxa"/>
            <w:tcBorders>
              <w:top w:val="nil"/>
              <w:left w:val="nil"/>
              <w:bottom w:val="single" w:sz="4" w:space="0" w:color="auto"/>
              <w:right w:val="single" w:sz="4" w:space="0" w:color="auto"/>
            </w:tcBorders>
            <w:shd w:val="clear" w:color="auto" w:fill="auto"/>
            <w:vAlign w:val="center"/>
            <w:hideMark/>
          </w:tcPr>
          <w:p w14:paraId="06ACA338" w14:textId="77777777" w:rsidR="009E32A5" w:rsidRPr="00E804FE" w:rsidRDefault="009E32A5" w:rsidP="00E84116">
            <w:pPr>
              <w:spacing w:after="0" w:line="240" w:lineRule="auto"/>
              <w:rPr>
                <w:rFonts w:ascii="Calibri" w:eastAsia="Times New Roman" w:hAnsi="Calibri" w:cs="Calibri"/>
                <w:color w:val="000000"/>
                <w:lang w:eastAsia="nl-NL"/>
              </w:rPr>
            </w:pPr>
            <w:r w:rsidRPr="00E804FE">
              <w:rPr>
                <w:rFonts w:ascii="Calibri" w:eastAsia="Times New Roman" w:hAnsi="Calibri" w:cs="Calibri"/>
                <w:color w:val="000000"/>
                <w:lang w:eastAsia="nl-NL"/>
              </w:rPr>
              <w:t>a-</w:t>
            </w:r>
            <w:proofErr w:type="spellStart"/>
            <w:r w:rsidRPr="00E804FE">
              <w:rPr>
                <w:rFonts w:ascii="Calibri" w:eastAsia="Times New Roman" w:hAnsi="Calibri" w:cs="Calibri"/>
                <w:color w:val="000000"/>
                <w:lang w:eastAsia="nl-NL"/>
              </w:rPr>
              <w:t>Hemolysin</w:t>
            </w:r>
            <w:proofErr w:type="spellEnd"/>
            <w:r w:rsidRPr="00E804FE">
              <w:rPr>
                <w:rFonts w:ascii="Calibri" w:eastAsia="Times New Roman" w:hAnsi="Calibri" w:cs="Calibri"/>
                <w:color w:val="000000"/>
                <w:lang w:eastAsia="nl-NL"/>
              </w:rPr>
              <w:t xml:space="preserve"> (</w:t>
            </w:r>
            <w:proofErr w:type="spellStart"/>
            <w:r w:rsidRPr="00E804FE">
              <w:rPr>
                <w:rFonts w:ascii="Calibri" w:eastAsia="Times New Roman" w:hAnsi="Calibri" w:cs="Calibri"/>
                <w:color w:val="000000"/>
                <w:lang w:eastAsia="nl-NL"/>
              </w:rPr>
              <w:t>toxin</w:t>
            </w:r>
            <w:proofErr w:type="spellEnd"/>
            <w:r w:rsidRPr="00E804FE">
              <w:rPr>
                <w:rFonts w:ascii="Calibri" w:eastAsia="Times New Roman" w:hAnsi="Calibri" w:cs="Calibri"/>
                <w:color w:val="000000"/>
                <w:lang w:eastAsia="nl-NL"/>
              </w:rPr>
              <w:t>)</w:t>
            </w:r>
          </w:p>
        </w:tc>
        <w:tc>
          <w:tcPr>
            <w:tcW w:w="1559" w:type="dxa"/>
            <w:tcBorders>
              <w:top w:val="nil"/>
              <w:left w:val="nil"/>
              <w:bottom w:val="single" w:sz="4" w:space="0" w:color="auto"/>
              <w:right w:val="single" w:sz="4" w:space="0" w:color="auto"/>
            </w:tcBorders>
            <w:vAlign w:val="bottom"/>
          </w:tcPr>
          <w:p w14:paraId="2305E779" w14:textId="3E15D07F" w:rsidR="009E32A5" w:rsidRPr="00E804FE" w:rsidRDefault="009E32A5"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14 (30)</w:t>
            </w:r>
          </w:p>
        </w:tc>
        <w:tc>
          <w:tcPr>
            <w:tcW w:w="1701" w:type="dxa"/>
            <w:tcBorders>
              <w:top w:val="nil"/>
              <w:left w:val="single" w:sz="4" w:space="0" w:color="auto"/>
              <w:bottom w:val="single" w:sz="4" w:space="0" w:color="auto"/>
              <w:right w:val="single" w:sz="4" w:space="0" w:color="auto"/>
            </w:tcBorders>
            <w:shd w:val="clear" w:color="000000" w:fill="FFFF00"/>
            <w:noWrap/>
            <w:vAlign w:val="bottom"/>
            <w:hideMark/>
          </w:tcPr>
          <w:p w14:paraId="27FE44C8" w14:textId="631580B7" w:rsidR="009E32A5" w:rsidRPr="009E32A5" w:rsidRDefault="009E32A5" w:rsidP="00E84116">
            <w:pPr>
              <w:spacing w:after="0" w:line="240" w:lineRule="auto"/>
              <w:jc w:val="right"/>
              <w:rPr>
                <w:rFonts w:ascii="Calibri" w:eastAsia="Times New Roman" w:hAnsi="Calibri" w:cs="Calibri"/>
                <w:color w:val="000000"/>
                <w:lang w:eastAsia="nl-NL"/>
              </w:rPr>
            </w:pPr>
            <w:r w:rsidRPr="009E32A5">
              <w:rPr>
                <w:rFonts w:ascii="Calibri" w:eastAsia="Times New Roman" w:hAnsi="Calibri" w:cs="Calibri"/>
                <w:color w:val="000000"/>
                <w:lang w:eastAsia="nl-NL"/>
              </w:rPr>
              <w:t xml:space="preserve"> 11 (35)</w:t>
            </w:r>
          </w:p>
        </w:tc>
        <w:tc>
          <w:tcPr>
            <w:tcW w:w="1843" w:type="dxa"/>
            <w:tcBorders>
              <w:top w:val="nil"/>
              <w:left w:val="nil"/>
              <w:bottom w:val="single" w:sz="4" w:space="0" w:color="auto"/>
              <w:right w:val="single" w:sz="8" w:space="0" w:color="auto"/>
            </w:tcBorders>
            <w:shd w:val="clear" w:color="000000" w:fill="FFFF00"/>
            <w:noWrap/>
            <w:vAlign w:val="bottom"/>
            <w:hideMark/>
          </w:tcPr>
          <w:p w14:paraId="60A1714A" w14:textId="4D2E2824" w:rsidR="009E32A5" w:rsidRPr="009E32A5" w:rsidRDefault="009E32A5" w:rsidP="00E84116">
            <w:pPr>
              <w:spacing w:after="0" w:line="240" w:lineRule="auto"/>
              <w:jc w:val="right"/>
              <w:rPr>
                <w:rFonts w:ascii="Calibri" w:eastAsia="Times New Roman" w:hAnsi="Calibri" w:cs="Calibri"/>
                <w:color w:val="000000"/>
                <w:lang w:eastAsia="nl-NL"/>
              </w:rPr>
            </w:pPr>
            <w:r w:rsidRPr="009E32A5">
              <w:rPr>
                <w:rFonts w:ascii="Calibri" w:eastAsia="Times New Roman" w:hAnsi="Calibri" w:cs="Calibri"/>
                <w:color w:val="000000"/>
                <w:lang w:eastAsia="nl-NL"/>
              </w:rPr>
              <w:t xml:space="preserve"> 3(20)</w:t>
            </w:r>
          </w:p>
        </w:tc>
      </w:tr>
      <w:tr w:rsidR="009E32A5" w:rsidRPr="00E804FE" w14:paraId="5CEAEEEF" w14:textId="0676355E" w:rsidTr="009E32A5">
        <w:trPr>
          <w:trHeight w:val="390"/>
        </w:trPr>
        <w:tc>
          <w:tcPr>
            <w:tcW w:w="1960" w:type="dxa"/>
            <w:tcBorders>
              <w:top w:val="nil"/>
              <w:left w:val="single" w:sz="8" w:space="0" w:color="auto"/>
              <w:bottom w:val="single" w:sz="4" w:space="0" w:color="auto"/>
              <w:right w:val="single" w:sz="4" w:space="0" w:color="auto"/>
            </w:tcBorders>
            <w:shd w:val="clear" w:color="auto" w:fill="auto"/>
            <w:noWrap/>
            <w:vAlign w:val="bottom"/>
            <w:hideMark/>
          </w:tcPr>
          <w:p w14:paraId="60DCDA88" w14:textId="77777777" w:rsidR="009E32A5" w:rsidRPr="00757308" w:rsidRDefault="009E32A5" w:rsidP="00E84116">
            <w:pPr>
              <w:spacing w:after="0" w:line="240" w:lineRule="auto"/>
              <w:rPr>
                <w:rFonts w:ascii="Calibri" w:eastAsia="Times New Roman" w:hAnsi="Calibri" w:cs="Calibri"/>
                <w:i/>
                <w:iCs/>
                <w:color w:val="000000"/>
                <w:lang w:eastAsia="nl-NL"/>
              </w:rPr>
            </w:pPr>
            <w:proofErr w:type="spellStart"/>
            <w:r w:rsidRPr="00757308">
              <w:rPr>
                <w:rFonts w:ascii="Calibri" w:eastAsia="Times New Roman" w:hAnsi="Calibri" w:cs="Calibri"/>
                <w:i/>
                <w:iCs/>
                <w:color w:val="000000"/>
                <w:lang w:eastAsia="nl-NL"/>
              </w:rPr>
              <w:t>ibeA</w:t>
            </w:r>
            <w:proofErr w:type="spellEnd"/>
          </w:p>
        </w:tc>
        <w:tc>
          <w:tcPr>
            <w:tcW w:w="5543" w:type="dxa"/>
            <w:tcBorders>
              <w:top w:val="nil"/>
              <w:left w:val="nil"/>
              <w:bottom w:val="single" w:sz="4" w:space="0" w:color="auto"/>
              <w:right w:val="single" w:sz="4" w:space="0" w:color="auto"/>
            </w:tcBorders>
            <w:shd w:val="clear" w:color="auto" w:fill="auto"/>
            <w:noWrap/>
            <w:vAlign w:val="bottom"/>
            <w:hideMark/>
          </w:tcPr>
          <w:p w14:paraId="13B86AB3" w14:textId="77777777" w:rsidR="009E32A5" w:rsidRPr="00E804FE" w:rsidRDefault="009E32A5" w:rsidP="00E84116">
            <w:pPr>
              <w:spacing w:after="0" w:line="240" w:lineRule="auto"/>
              <w:rPr>
                <w:rFonts w:ascii="Calibri" w:eastAsia="Times New Roman" w:hAnsi="Calibri" w:cs="Calibri"/>
                <w:color w:val="000000"/>
                <w:lang w:eastAsia="nl-NL"/>
              </w:rPr>
            </w:pPr>
            <w:proofErr w:type="spellStart"/>
            <w:r w:rsidRPr="00E804FE">
              <w:rPr>
                <w:rFonts w:ascii="Calibri" w:eastAsia="Times New Roman" w:hAnsi="Calibri" w:cs="Calibri"/>
                <w:color w:val="000000"/>
                <w:lang w:eastAsia="nl-NL"/>
              </w:rPr>
              <w:t>Invasion</w:t>
            </w:r>
            <w:proofErr w:type="spellEnd"/>
            <w:r w:rsidRPr="00E804FE">
              <w:rPr>
                <w:rFonts w:ascii="Calibri" w:eastAsia="Times New Roman" w:hAnsi="Calibri" w:cs="Calibri"/>
                <w:color w:val="000000"/>
                <w:lang w:eastAsia="nl-NL"/>
              </w:rPr>
              <w:t xml:space="preserve"> of </w:t>
            </w:r>
            <w:proofErr w:type="spellStart"/>
            <w:r w:rsidRPr="00E804FE">
              <w:rPr>
                <w:rFonts w:ascii="Calibri" w:eastAsia="Times New Roman" w:hAnsi="Calibri" w:cs="Calibri"/>
                <w:color w:val="000000"/>
                <w:lang w:eastAsia="nl-NL"/>
              </w:rPr>
              <w:t>brain</w:t>
            </w:r>
            <w:proofErr w:type="spellEnd"/>
            <w:r w:rsidRPr="00E804FE">
              <w:rPr>
                <w:rFonts w:ascii="Calibri" w:eastAsia="Times New Roman" w:hAnsi="Calibri" w:cs="Calibri"/>
                <w:color w:val="000000"/>
                <w:lang w:eastAsia="nl-NL"/>
              </w:rPr>
              <w:t xml:space="preserve"> </w:t>
            </w:r>
            <w:proofErr w:type="spellStart"/>
            <w:r w:rsidRPr="00E804FE">
              <w:rPr>
                <w:rFonts w:ascii="Calibri" w:eastAsia="Times New Roman" w:hAnsi="Calibri" w:cs="Calibri"/>
                <w:color w:val="000000"/>
                <w:lang w:eastAsia="nl-NL"/>
              </w:rPr>
              <w:t>endothelium</w:t>
            </w:r>
            <w:proofErr w:type="spellEnd"/>
          </w:p>
        </w:tc>
        <w:tc>
          <w:tcPr>
            <w:tcW w:w="1559" w:type="dxa"/>
            <w:tcBorders>
              <w:top w:val="nil"/>
              <w:left w:val="nil"/>
              <w:bottom w:val="single" w:sz="4" w:space="0" w:color="auto"/>
              <w:right w:val="single" w:sz="4" w:space="0" w:color="auto"/>
            </w:tcBorders>
            <w:vAlign w:val="bottom"/>
          </w:tcPr>
          <w:p w14:paraId="3E7AE438" w14:textId="0B399C03" w:rsidR="009E32A5" w:rsidRPr="00E804FE" w:rsidRDefault="009E32A5"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10 (22)</w:t>
            </w:r>
          </w:p>
        </w:tc>
        <w:tc>
          <w:tcPr>
            <w:tcW w:w="1701" w:type="dxa"/>
            <w:tcBorders>
              <w:top w:val="nil"/>
              <w:left w:val="single" w:sz="4" w:space="0" w:color="auto"/>
              <w:bottom w:val="single" w:sz="4" w:space="0" w:color="auto"/>
              <w:right w:val="single" w:sz="4" w:space="0" w:color="auto"/>
            </w:tcBorders>
            <w:shd w:val="clear" w:color="auto" w:fill="auto"/>
            <w:noWrap/>
            <w:vAlign w:val="bottom"/>
            <w:hideMark/>
          </w:tcPr>
          <w:p w14:paraId="24E21FF5" w14:textId="7253A934" w:rsidR="009E32A5" w:rsidRPr="009E32A5" w:rsidRDefault="009E32A5" w:rsidP="00E84116">
            <w:pPr>
              <w:spacing w:after="0" w:line="240" w:lineRule="auto"/>
              <w:jc w:val="right"/>
              <w:rPr>
                <w:rFonts w:ascii="Calibri" w:eastAsia="Times New Roman" w:hAnsi="Calibri" w:cs="Calibri"/>
                <w:color w:val="000000"/>
                <w:lang w:eastAsia="nl-NL"/>
              </w:rPr>
            </w:pPr>
            <w:r w:rsidRPr="009E32A5">
              <w:rPr>
                <w:rFonts w:ascii="Calibri" w:eastAsia="Times New Roman" w:hAnsi="Calibri" w:cs="Calibri"/>
                <w:color w:val="000000"/>
                <w:lang w:eastAsia="nl-NL"/>
              </w:rPr>
              <w:t>7 (23)</w:t>
            </w:r>
          </w:p>
        </w:tc>
        <w:tc>
          <w:tcPr>
            <w:tcW w:w="1843" w:type="dxa"/>
            <w:tcBorders>
              <w:top w:val="nil"/>
              <w:left w:val="nil"/>
              <w:bottom w:val="single" w:sz="4" w:space="0" w:color="auto"/>
              <w:right w:val="single" w:sz="8" w:space="0" w:color="auto"/>
            </w:tcBorders>
            <w:shd w:val="clear" w:color="auto" w:fill="auto"/>
            <w:noWrap/>
            <w:vAlign w:val="bottom"/>
            <w:hideMark/>
          </w:tcPr>
          <w:p w14:paraId="11F0C60F" w14:textId="57F49CEB" w:rsidR="009E32A5" w:rsidRPr="009E32A5" w:rsidRDefault="009E32A5" w:rsidP="00E84116">
            <w:pPr>
              <w:spacing w:after="0" w:line="240" w:lineRule="auto"/>
              <w:jc w:val="right"/>
              <w:rPr>
                <w:rFonts w:ascii="Calibri" w:eastAsia="Times New Roman" w:hAnsi="Calibri" w:cs="Calibri"/>
                <w:color w:val="000000"/>
                <w:lang w:eastAsia="nl-NL"/>
              </w:rPr>
            </w:pPr>
            <w:r w:rsidRPr="009E32A5">
              <w:rPr>
                <w:rFonts w:ascii="Calibri" w:eastAsia="Times New Roman" w:hAnsi="Calibri" w:cs="Calibri"/>
                <w:color w:val="000000"/>
                <w:lang w:eastAsia="nl-NL"/>
              </w:rPr>
              <w:t>3 (20)</w:t>
            </w:r>
          </w:p>
        </w:tc>
      </w:tr>
      <w:tr w:rsidR="009E32A5" w:rsidRPr="00E804FE" w14:paraId="50C51BEB" w14:textId="538C0C6E" w:rsidTr="009E32A5">
        <w:trPr>
          <w:trHeight w:val="390"/>
        </w:trPr>
        <w:tc>
          <w:tcPr>
            <w:tcW w:w="1960" w:type="dxa"/>
            <w:tcBorders>
              <w:top w:val="nil"/>
              <w:left w:val="single" w:sz="8" w:space="0" w:color="auto"/>
              <w:bottom w:val="single" w:sz="4" w:space="0" w:color="auto"/>
              <w:right w:val="single" w:sz="4" w:space="0" w:color="auto"/>
            </w:tcBorders>
            <w:shd w:val="clear" w:color="auto" w:fill="auto"/>
            <w:noWrap/>
            <w:vAlign w:val="bottom"/>
            <w:hideMark/>
          </w:tcPr>
          <w:p w14:paraId="3BDD3D96" w14:textId="77777777" w:rsidR="009E32A5" w:rsidRPr="00757308" w:rsidRDefault="009E32A5" w:rsidP="00E84116">
            <w:pPr>
              <w:spacing w:after="0" w:line="240" w:lineRule="auto"/>
              <w:rPr>
                <w:rFonts w:ascii="Calibri" w:eastAsia="Times New Roman" w:hAnsi="Calibri" w:cs="Calibri"/>
                <w:i/>
                <w:iCs/>
                <w:color w:val="000000"/>
                <w:lang w:eastAsia="nl-NL"/>
              </w:rPr>
            </w:pPr>
            <w:proofErr w:type="spellStart"/>
            <w:r w:rsidRPr="00757308">
              <w:rPr>
                <w:rFonts w:ascii="Calibri" w:eastAsia="Times New Roman" w:hAnsi="Calibri" w:cs="Calibri"/>
                <w:i/>
                <w:iCs/>
                <w:color w:val="000000"/>
                <w:lang w:eastAsia="nl-NL"/>
              </w:rPr>
              <w:t>iha</w:t>
            </w:r>
            <w:proofErr w:type="spellEnd"/>
          </w:p>
        </w:tc>
        <w:tc>
          <w:tcPr>
            <w:tcW w:w="5543" w:type="dxa"/>
            <w:tcBorders>
              <w:top w:val="nil"/>
              <w:left w:val="nil"/>
              <w:bottom w:val="single" w:sz="4" w:space="0" w:color="auto"/>
              <w:right w:val="single" w:sz="4" w:space="0" w:color="auto"/>
            </w:tcBorders>
            <w:shd w:val="clear" w:color="auto" w:fill="auto"/>
            <w:noWrap/>
            <w:vAlign w:val="bottom"/>
            <w:hideMark/>
          </w:tcPr>
          <w:p w14:paraId="31907983" w14:textId="77777777" w:rsidR="009E32A5" w:rsidRPr="00E804FE" w:rsidRDefault="009E32A5" w:rsidP="00E84116">
            <w:pPr>
              <w:spacing w:after="0" w:line="240" w:lineRule="auto"/>
              <w:rPr>
                <w:rFonts w:ascii="Calibri" w:eastAsia="Times New Roman" w:hAnsi="Calibri" w:cs="Calibri"/>
                <w:color w:val="000000"/>
                <w:lang w:eastAsia="nl-NL"/>
              </w:rPr>
            </w:pPr>
            <w:proofErr w:type="spellStart"/>
            <w:r w:rsidRPr="00E804FE">
              <w:rPr>
                <w:rFonts w:ascii="Calibri" w:eastAsia="Times New Roman" w:hAnsi="Calibri" w:cs="Calibri"/>
                <w:color w:val="000000"/>
                <w:lang w:eastAsia="nl-NL"/>
              </w:rPr>
              <w:t>Nonhemagglutinin</w:t>
            </w:r>
            <w:proofErr w:type="spellEnd"/>
            <w:r w:rsidRPr="00E804FE">
              <w:rPr>
                <w:rFonts w:ascii="Calibri" w:eastAsia="Times New Roman" w:hAnsi="Calibri" w:cs="Calibri"/>
                <w:color w:val="000000"/>
                <w:lang w:eastAsia="nl-NL"/>
              </w:rPr>
              <w:t xml:space="preserve"> </w:t>
            </w:r>
            <w:proofErr w:type="spellStart"/>
            <w:r w:rsidRPr="00E804FE">
              <w:rPr>
                <w:rFonts w:ascii="Calibri" w:eastAsia="Times New Roman" w:hAnsi="Calibri" w:cs="Calibri"/>
                <w:color w:val="000000"/>
                <w:lang w:eastAsia="nl-NL"/>
              </w:rPr>
              <w:t>adhesin</w:t>
            </w:r>
            <w:proofErr w:type="spellEnd"/>
          </w:p>
        </w:tc>
        <w:tc>
          <w:tcPr>
            <w:tcW w:w="1559" w:type="dxa"/>
            <w:tcBorders>
              <w:top w:val="nil"/>
              <w:left w:val="nil"/>
              <w:bottom w:val="single" w:sz="4" w:space="0" w:color="auto"/>
              <w:right w:val="single" w:sz="4" w:space="0" w:color="auto"/>
            </w:tcBorders>
            <w:vAlign w:val="bottom"/>
          </w:tcPr>
          <w:p w14:paraId="7D23EE81" w14:textId="6CDF14EE" w:rsidR="009E32A5" w:rsidRPr="00E804FE" w:rsidRDefault="009E32A5"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10 (22)</w:t>
            </w:r>
          </w:p>
        </w:tc>
        <w:tc>
          <w:tcPr>
            <w:tcW w:w="1701" w:type="dxa"/>
            <w:tcBorders>
              <w:top w:val="nil"/>
              <w:left w:val="single" w:sz="4" w:space="0" w:color="auto"/>
              <w:bottom w:val="single" w:sz="4" w:space="0" w:color="auto"/>
              <w:right w:val="single" w:sz="4" w:space="0" w:color="auto"/>
            </w:tcBorders>
            <w:shd w:val="clear" w:color="000000" w:fill="FFC000"/>
            <w:noWrap/>
            <w:vAlign w:val="bottom"/>
            <w:hideMark/>
          </w:tcPr>
          <w:p w14:paraId="0E925E26" w14:textId="3314294D" w:rsidR="009E32A5" w:rsidRPr="009E32A5" w:rsidRDefault="009E32A5" w:rsidP="00E84116">
            <w:pPr>
              <w:spacing w:after="0" w:line="240" w:lineRule="auto"/>
              <w:jc w:val="right"/>
              <w:rPr>
                <w:rFonts w:ascii="Calibri" w:eastAsia="Times New Roman" w:hAnsi="Calibri" w:cs="Calibri"/>
                <w:color w:val="000000"/>
                <w:lang w:eastAsia="nl-NL"/>
              </w:rPr>
            </w:pPr>
            <w:r w:rsidRPr="009E32A5">
              <w:rPr>
                <w:rFonts w:ascii="Calibri" w:eastAsia="Times New Roman" w:hAnsi="Calibri" w:cs="Calibri"/>
                <w:color w:val="000000"/>
                <w:lang w:eastAsia="nl-NL"/>
              </w:rPr>
              <w:t>4 (13)</w:t>
            </w:r>
          </w:p>
        </w:tc>
        <w:tc>
          <w:tcPr>
            <w:tcW w:w="1843" w:type="dxa"/>
            <w:tcBorders>
              <w:top w:val="nil"/>
              <w:left w:val="nil"/>
              <w:bottom w:val="single" w:sz="4" w:space="0" w:color="auto"/>
              <w:right w:val="single" w:sz="8" w:space="0" w:color="auto"/>
            </w:tcBorders>
            <w:shd w:val="clear" w:color="000000" w:fill="FFC000"/>
            <w:noWrap/>
            <w:vAlign w:val="bottom"/>
            <w:hideMark/>
          </w:tcPr>
          <w:p w14:paraId="20329D31" w14:textId="39690E77" w:rsidR="009E32A5" w:rsidRPr="009E32A5" w:rsidRDefault="009E32A5" w:rsidP="00E84116">
            <w:pPr>
              <w:spacing w:after="0" w:line="240" w:lineRule="auto"/>
              <w:jc w:val="right"/>
              <w:rPr>
                <w:rFonts w:ascii="Calibri" w:eastAsia="Times New Roman" w:hAnsi="Calibri" w:cs="Calibri"/>
                <w:color w:val="000000"/>
                <w:lang w:eastAsia="nl-NL"/>
              </w:rPr>
            </w:pPr>
            <w:r w:rsidRPr="009E32A5">
              <w:rPr>
                <w:rFonts w:ascii="Calibri" w:eastAsia="Times New Roman" w:hAnsi="Calibri" w:cs="Calibri"/>
                <w:color w:val="000000"/>
                <w:lang w:eastAsia="nl-NL"/>
              </w:rPr>
              <w:t>6 (40)</w:t>
            </w:r>
          </w:p>
        </w:tc>
      </w:tr>
      <w:tr w:rsidR="009E32A5" w:rsidRPr="00E804FE" w14:paraId="06B48732" w14:textId="42D5450A" w:rsidTr="009E32A5">
        <w:trPr>
          <w:trHeight w:val="390"/>
        </w:trPr>
        <w:tc>
          <w:tcPr>
            <w:tcW w:w="1960" w:type="dxa"/>
            <w:tcBorders>
              <w:top w:val="nil"/>
              <w:left w:val="single" w:sz="8" w:space="0" w:color="auto"/>
              <w:bottom w:val="single" w:sz="4" w:space="0" w:color="auto"/>
              <w:right w:val="single" w:sz="4" w:space="0" w:color="auto"/>
            </w:tcBorders>
            <w:shd w:val="clear" w:color="auto" w:fill="auto"/>
            <w:noWrap/>
            <w:vAlign w:val="bottom"/>
            <w:hideMark/>
          </w:tcPr>
          <w:p w14:paraId="34CCEC46" w14:textId="77777777" w:rsidR="009E32A5" w:rsidRPr="00757308" w:rsidRDefault="009E32A5" w:rsidP="00E84116">
            <w:pPr>
              <w:spacing w:after="0" w:line="240" w:lineRule="auto"/>
              <w:rPr>
                <w:rFonts w:ascii="Calibri" w:eastAsia="Times New Roman" w:hAnsi="Calibri" w:cs="Calibri"/>
                <w:i/>
                <w:iCs/>
                <w:color w:val="000000"/>
                <w:lang w:eastAsia="nl-NL"/>
              </w:rPr>
            </w:pPr>
            <w:proofErr w:type="spellStart"/>
            <w:r w:rsidRPr="00757308">
              <w:rPr>
                <w:rFonts w:ascii="Calibri" w:eastAsia="Times New Roman" w:hAnsi="Calibri" w:cs="Calibri"/>
                <w:i/>
                <w:iCs/>
                <w:color w:val="000000"/>
                <w:lang w:eastAsia="nl-NL"/>
              </w:rPr>
              <w:t>ireA</w:t>
            </w:r>
            <w:proofErr w:type="spellEnd"/>
          </w:p>
        </w:tc>
        <w:tc>
          <w:tcPr>
            <w:tcW w:w="5543" w:type="dxa"/>
            <w:tcBorders>
              <w:top w:val="nil"/>
              <w:left w:val="nil"/>
              <w:bottom w:val="single" w:sz="4" w:space="0" w:color="auto"/>
              <w:right w:val="single" w:sz="4" w:space="0" w:color="auto"/>
            </w:tcBorders>
            <w:shd w:val="clear" w:color="auto" w:fill="auto"/>
            <w:noWrap/>
            <w:vAlign w:val="bottom"/>
            <w:hideMark/>
          </w:tcPr>
          <w:p w14:paraId="34911478" w14:textId="77777777" w:rsidR="009E32A5" w:rsidRPr="00757308" w:rsidRDefault="009E32A5" w:rsidP="00E84116">
            <w:pPr>
              <w:spacing w:after="0" w:line="240" w:lineRule="auto"/>
              <w:rPr>
                <w:rFonts w:ascii="Calibri" w:eastAsia="Times New Roman" w:hAnsi="Calibri" w:cs="Calibri"/>
                <w:color w:val="000000"/>
                <w:lang w:val="en-US" w:eastAsia="nl-NL"/>
              </w:rPr>
            </w:pPr>
            <w:r w:rsidRPr="00757308">
              <w:rPr>
                <w:rFonts w:ascii="Calibri" w:eastAsia="Times New Roman" w:hAnsi="Calibri" w:cs="Calibri"/>
                <w:color w:val="000000"/>
                <w:lang w:val="en-US" w:eastAsia="nl-NL"/>
              </w:rPr>
              <w:t>Iron-regulated element (siderophore receptor)</w:t>
            </w:r>
          </w:p>
        </w:tc>
        <w:tc>
          <w:tcPr>
            <w:tcW w:w="1559" w:type="dxa"/>
            <w:tcBorders>
              <w:top w:val="nil"/>
              <w:left w:val="nil"/>
              <w:bottom w:val="single" w:sz="4" w:space="0" w:color="auto"/>
              <w:right w:val="single" w:sz="4" w:space="0" w:color="auto"/>
            </w:tcBorders>
            <w:vAlign w:val="bottom"/>
          </w:tcPr>
          <w:p w14:paraId="1916826E" w14:textId="78B8FB9B" w:rsidR="009E32A5" w:rsidRPr="00E804FE" w:rsidRDefault="009E32A5"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4 (9)</w:t>
            </w:r>
          </w:p>
        </w:tc>
        <w:tc>
          <w:tcPr>
            <w:tcW w:w="1701" w:type="dxa"/>
            <w:tcBorders>
              <w:top w:val="nil"/>
              <w:left w:val="single" w:sz="4" w:space="0" w:color="auto"/>
              <w:bottom w:val="single" w:sz="4" w:space="0" w:color="auto"/>
              <w:right w:val="single" w:sz="4" w:space="0" w:color="auto"/>
            </w:tcBorders>
            <w:shd w:val="clear" w:color="auto" w:fill="auto"/>
            <w:noWrap/>
            <w:vAlign w:val="bottom"/>
            <w:hideMark/>
          </w:tcPr>
          <w:p w14:paraId="3CCB0DAB" w14:textId="0BD448A4" w:rsidR="009E32A5" w:rsidRPr="009E32A5" w:rsidRDefault="009E32A5" w:rsidP="00E84116">
            <w:pPr>
              <w:spacing w:after="0" w:line="240" w:lineRule="auto"/>
              <w:jc w:val="right"/>
              <w:rPr>
                <w:rFonts w:ascii="Calibri" w:eastAsia="Times New Roman" w:hAnsi="Calibri" w:cs="Calibri"/>
                <w:color w:val="000000"/>
                <w:lang w:eastAsia="nl-NL"/>
              </w:rPr>
            </w:pPr>
            <w:r w:rsidRPr="009E32A5">
              <w:rPr>
                <w:rFonts w:ascii="Calibri" w:eastAsia="Times New Roman" w:hAnsi="Calibri" w:cs="Calibri"/>
                <w:color w:val="000000"/>
                <w:lang w:eastAsia="nl-NL"/>
              </w:rPr>
              <w:t>3 (10)</w:t>
            </w:r>
          </w:p>
        </w:tc>
        <w:tc>
          <w:tcPr>
            <w:tcW w:w="1843" w:type="dxa"/>
            <w:tcBorders>
              <w:top w:val="nil"/>
              <w:left w:val="nil"/>
              <w:bottom w:val="single" w:sz="4" w:space="0" w:color="auto"/>
              <w:right w:val="single" w:sz="8" w:space="0" w:color="auto"/>
            </w:tcBorders>
            <w:shd w:val="clear" w:color="auto" w:fill="auto"/>
            <w:noWrap/>
            <w:vAlign w:val="bottom"/>
            <w:hideMark/>
          </w:tcPr>
          <w:p w14:paraId="54D83D4D" w14:textId="17A34B8F" w:rsidR="009E32A5" w:rsidRPr="009E32A5" w:rsidRDefault="009E32A5" w:rsidP="00E84116">
            <w:pPr>
              <w:spacing w:after="0" w:line="240" w:lineRule="auto"/>
              <w:jc w:val="right"/>
              <w:rPr>
                <w:rFonts w:ascii="Calibri" w:eastAsia="Times New Roman" w:hAnsi="Calibri" w:cs="Calibri"/>
                <w:color w:val="000000"/>
                <w:lang w:eastAsia="nl-NL"/>
              </w:rPr>
            </w:pPr>
            <w:r w:rsidRPr="009E32A5">
              <w:rPr>
                <w:rFonts w:ascii="Calibri" w:eastAsia="Times New Roman" w:hAnsi="Calibri" w:cs="Calibri"/>
                <w:color w:val="000000"/>
                <w:lang w:eastAsia="nl-NL"/>
              </w:rPr>
              <w:t>1 (7)</w:t>
            </w:r>
          </w:p>
        </w:tc>
      </w:tr>
      <w:tr w:rsidR="009E32A5" w:rsidRPr="00E804FE" w14:paraId="79557795" w14:textId="78A4B8FD" w:rsidTr="009E32A5">
        <w:trPr>
          <w:trHeight w:val="390"/>
        </w:trPr>
        <w:tc>
          <w:tcPr>
            <w:tcW w:w="1960" w:type="dxa"/>
            <w:tcBorders>
              <w:top w:val="nil"/>
              <w:left w:val="single" w:sz="8" w:space="0" w:color="auto"/>
              <w:bottom w:val="single" w:sz="4" w:space="0" w:color="auto"/>
              <w:right w:val="single" w:sz="4" w:space="0" w:color="auto"/>
            </w:tcBorders>
            <w:shd w:val="clear" w:color="auto" w:fill="auto"/>
            <w:noWrap/>
            <w:vAlign w:val="bottom"/>
            <w:hideMark/>
          </w:tcPr>
          <w:p w14:paraId="56B342EF" w14:textId="77777777" w:rsidR="009E32A5" w:rsidRPr="00757308" w:rsidRDefault="009E32A5" w:rsidP="00E84116">
            <w:pPr>
              <w:spacing w:after="0" w:line="240" w:lineRule="auto"/>
              <w:rPr>
                <w:rFonts w:ascii="Calibri" w:eastAsia="Times New Roman" w:hAnsi="Calibri" w:cs="Calibri"/>
                <w:i/>
                <w:iCs/>
                <w:color w:val="000000"/>
                <w:lang w:eastAsia="nl-NL"/>
              </w:rPr>
            </w:pPr>
            <w:proofErr w:type="spellStart"/>
            <w:r w:rsidRPr="00757308">
              <w:rPr>
                <w:rFonts w:ascii="Calibri" w:eastAsia="Times New Roman" w:hAnsi="Calibri" w:cs="Calibri"/>
                <w:i/>
                <w:iCs/>
                <w:color w:val="000000"/>
                <w:lang w:eastAsia="nl-NL"/>
              </w:rPr>
              <w:t>iroN</w:t>
            </w:r>
            <w:proofErr w:type="spellEnd"/>
          </w:p>
        </w:tc>
        <w:tc>
          <w:tcPr>
            <w:tcW w:w="5543" w:type="dxa"/>
            <w:tcBorders>
              <w:top w:val="nil"/>
              <w:left w:val="nil"/>
              <w:bottom w:val="single" w:sz="4" w:space="0" w:color="auto"/>
              <w:right w:val="single" w:sz="4" w:space="0" w:color="auto"/>
            </w:tcBorders>
            <w:shd w:val="clear" w:color="auto" w:fill="auto"/>
            <w:noWrap/>
            <w:vAlign w:val="bottom"/>
            <w:hideMark/>
          </w:tcPr>
          <w:p w14:paraId="361BA663" w14:textId="77777777" w:rsidR="009E32A5" w:rsidRPr="00E804FE" w:rsidRDefault="009E32A5" w:rsidP="00E84116">
            <w:pPr>
              <w:spacing w:after="0" w:line="240" w:lineRule="auto"/>
              <w:rPr>
                <w:rFonts w:ascii="Calibri" w:eastAsia="Times New Roman" w:hAnsi="Calibri" w:cs="Calibri"/>
                <w:color w:val="000000"/>
                <w:lang w:eastAsia="nl-NL"/>
              </w:rPr>
            </w:pPr>
            <w:proofErr w:type="spellStart"/>
            <w:r w:rsidRPr="00E804FE">
              <w:rPr>
                <w:rFonts w:ascii="Calibri" w:eastAsia="Times New Roman" w:hAnsi="Calibri" w:cs="Calibri"/>
                <w:color w:val="000000"/>
                <w:lang w:eastAsia="nl-NL"/>
              </w:rPr>
              <w:t>Salmochelin</w:t>
            </w:r>
            <w:proofErr w:type="spellEnd"/>
            <w:r w:rsidRPr="00E804FE">
              <w:rPr>
                <w:rFonts w:ascii="Calibri" w:eastAsia="Times New Roman" w:hAnsi="Calibri" w:cs="Calibri"/>
                <w:color w:val="000000"/>
                <w:lang w:eastAsia="nl-NL"/>
              </w:rPr>
              <w:t xml:space="preserve"> </w:t>
            </w:r>
            <w:proofErr w:type="spellStart"/>
            <w:r w:rsidRPr="00E804FE">
              <w:rPr>
                <w:rFonts w:ascii="Calibri" w:eastAsia="Times New Roman" w:hAnsi="Calibri" w:cs="Calibri"/>
                <w:color w:val="000000"/>
                <w:lang w:eastAsia="nl-NL"/>
              </w:rPr>
              <w:t>siderophore</w:t>
            </w:r>
            <w:proofErr w:type="spellEnd"/>
            <w:r w:rsidRPr="00E804FE">
              <w:rPr>
                <w:rFonts w:ascii="Calibri" w:eastAsia="Times New Roman" w:hAnsi="Calibri" w:cs="Calibri"/>
                <w:color w:val="000000"/>
                <w:lang w:eastAsia="nl-NL"/>
              </w:rPr>
              <w:t xml:space="preserve"> receptor</w:t>
            </w:r>
          </w:p>
        </w:tc>
        <w:tc>
          <w:tcPr>
            <w:tcW w:w="1559" w:type="dxa"/>
            <w:tcBorders>
              <w:top w:val="nil"/>
              <w:left w:val="nil"/>
              <w:bottom w:val="single" w:sz="4" w:space="0" w:color="auto"/>
              <w:right w:val="single" w:sz="4" w:space="0" w:color="auto"/>
            </w:tcBorders>
            <w:vAlign w:val="bottom"/>
          </w:tcPr>
          <w:p w14:paraId="1A320A06" w14:textId="5175892D" w:rsidR="009E32A5" w:rsidRPr="00E804FE" w:rsidRDefault="009E32A5"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23 (50)</w:t>
            </w:r>
          </w:p>
        </w:tc>
        <w:tc>
          <w:tcPr>
            <w:tcW w:w="1701" w:type="dxa"/>
            <w:tcBorders>
              <w:top w:val="nil"/>
              <w:left w:val="single" w:sz="4" w:space="0" w:color="auto"/>
              <w:bottom w:val="single" w:sz="4" w:space="0" w:color="auto"/>
              <w:right w:val="single" w:sz="4" w:space="0" w:color="auto"/>
            </w:tcBorders>
            <w:shd w:val="clear" w:color="000000" w:fill="FFFF00"/>
            <w:noWrap/>
            <w:vAlign w:val="bottom"/>
            <w:hideMark/>
          </w:tcPr>
          <w:p w14:paraId="5DCAFC74" w14:textId="17716D4C" w:rsidR="009E32A5" w:rsidRPr="009E32A5" w:rsidRDefault="009E32A5" w:rsidP="00E84116">
            <w:pPr>
              <w:spacing w:after="0" w:line="240" w:lineRule="auto"/>
              <w:jc w:val="right"/>
              <w:rPr>
                <w:rFonts w:ascii="Calibri" w:eastAsia="Times New Roman" w:hAnsi="Calibri" w:cs="Calibri"/>
                <w:color w:val="000000"/>
                <w:lang w:eastAsia="nl-NL"/>
              </w:rPr>
            </w:pPr>
            <w:r w:rsidRPr="009E32A5">
              <w:rPr>
                <w:rFonts w:ascii="Calibri" w:eastAsia="Times New Roman" w:hAnsi="Calibri" w:cs="Calibri"/>
                <w:color w:val="000000"/>
                <w:lang w:eastAsia="nl-NL"/>
              </w:rPr>
              <w:t>17 (55)</w:t>
            </w:r>
          </w:p>
        </w:tc>
        <w:tc>
          <w:tcPr>
            <w:tcW w:w="1843" w:type="dxa"/>
            <w:tcBorders>
              <w:top w:val="nil"/>
              <w:left w:val="nil"/>
              <w:bottom w:val="single" w:sz="4" w:space="0" w:color="auto"/>
              <w:right w:val="single" w:sz="8" w:space="0" w:color="auto"/>
            </w:tcBorders>
            <w:shd w:val="clear" w:color="000000" w:fill="FFFF00"/>
            <w:noWrap/>
            <w:vAlign w:val="bottom"/>
            <w:hideMark/>
          </w:tcPr>
          <w:p w14:paraId="4F43DBD6" w14:textId="2108A257" w:rsidR="009E32A5" w:rsidRPr="009E32A5" w:rsidRDefault="009E32A5" w:rsidP="00E84116">
            <w:pPr>
              <w:spacing w:after="0" w:line="240" w:lineRule="auto"/>
              <w:jc w:val="right"/>
              <w:rPr>
                <w:rFonts w:ascii="Calibri" w:eastAsia="Times New Roman" w:hAnsi="Calibri" w:cs="Calibri"/>
                <w:color w:val="000000"/>
                <w:lang w:eastAsia="nl-NL"/>
              </w:rPr>
            </w:pPr>
            <w:r w:rsidRPr="009E32A5">
              <w:rPr>
                <w:rFonts w:ascii="Calibri" w:eastAsia="Times New Roman" w:hAnsi="Calibri" w:cs="Calibri"/>
                <w:color w:val="000000"/>
                <w:lang w:eastAsia="nl-NL"/>
              </w:rPr>
              <w:t>6 (40)</w:t>
            </w:r>
          </w:p>
        </w:tc>
      </w:tr>
      <w:tr w:rsidR="009E32A5" w:rsidRPr="00E804FE" w14:paraId="5468092B" w14:textId="2736B2C5" w:rsidTr="009E32A5">
        <w:trPr>
          <w:trHeight w:val="390"/>
        </w:trPr>
        <w:tc>
          <w:tcPr>
            <w:tcW w:w="1960" w:type="dxa"/>
            <w:tcBorders>
              <w:top w:val="nil"/>
              <w:left w:val="single" w:sz="8" w:space="0" w:color="auto"/>
              <w:bottom w:val="single" w:sz="4" w:space="0" w:color="auto"/>
              <w:right w:val="single" w:sz="4" w:space="0" w:color="auto"/>
            </w:tcBorders>
            <w:shd w:val="clear" w:color="auto" w:fill="auto"/>
            <w:noWrap/>
            <w:vAlign w:val="bottom"/>
            <w:hideMark/>
          </w:tcPr>
          <w:p w14:paraId="5ED97CF9" w14:textId="77777777" w:rsidR="009E32A5" w:rsidRPr="00757308" w:rsidRDefault="009E32A5" w:rsidP="00E84116">
            <w:pPr>
              <w:spacing w:after="0" w:line="240" w:lineRule="auto"/>
              <w:rPr>
                <w:rFonts w:ascii="Calibri" w:eastAsia="Times New Roman" w:hAnsi="Calibri" w:cs="Calibri"/>
                <w:i/>
                <w:iCs/>
                <w:color w:val="000000"/>
                <w:lang w:eastAsia="nl-NL"/>
              </w:rPr>
            </w:pPr>
            <w:r w:rsidRPr="00757308">
              <w:rPr>
                <w:rFonts w:ascii="Calibri" w:eastAsia="Times New Roman" w:hAnsi="Calibri" w:cs="Calibri"/>
                <w:i/>
                <w:iCs/>
                <w:color w:val="000000"/>
                <w:lang w:eastAsia="nl-NL"/>
              </w:rPr>
              <w:t>irp2</w:t>
            </w:r>
          </w:p>
        </w:tc>
        <w:tc>
          <w:tcPr>
            <w:tcW w:w="5543" w:type="dxa"/>
            <w:tcBorders>
              <w:top w:val="nil"/>
              <w:left w:val="nil"/>
              <w:bottom w:val="single" w:sz="4" w:space="0" w:color="auto"/>
              <w:right w:val="single" w:sz="4" w:space="0" w:color="auto"/>
            </w:tcBorders>
            <w:shd w:val="clear" w:color="auto" w:fill="auto"/>
            <w:vAlign w:val="center"/>
            <w:hideMark/>
          </w:tcPr>
          <w:p w14:paraId="589C4162" w14:textId="77777777" w:rsidR="009E32A5" w:rsidRPr="00E804FE" w:rsidRDefault="009E32A5" w:rsidP="00E84116">
            <w:pPr>
              <w:spacing w:after="0" w:line="240" w:lineRule="auto"/>
              <w:rPr>
                <w:rFonts w:ascii="Calibri" w:eastAsia="Times New Roman" w:hAnsi="Calibri" w:cs="Calibri"/>
                <w:color w:val="000000"/>
                <w:lang w:eastAsia="nl-NL"/>
              </w:rPr>
            </w:pPr>
            <w:proofErr w:type="spellStart"/>
            <w:r w:rsidRPr="00E804FE">
              <w:rPr>
                <w:rFonts w:ascii="Calibri" w:eastAsia="Times New Roman" w:hAnsi="Calibri" w:cs="Calibri"/>
                <w:color w:val="000000"/>
                <w:lang w:eastAsia="nl-NL"/>
              </w:rPr>
              <w:t>Yersinia</w:t>
            </w:r>
            <w:proofErr w:type="spellEnd"/>
            <w:r w:rsidRPr="00E804FE">
              <w:rPr>
                <w:rFonts w:ascii="Calibri" w:eastAsia="Times New Roman" w:hAnsi="Calibri" w:cs="Calibri"/>
                <w:color w:val="000000"/>
                <w:lang w:eastAsia="nl-NL"/>
              </w:rPr>
              <w:t xml:space="preserve"> </w:t>
            </w:r>
            <w:proofErr w:type="spellStart"/>
            <w:r w:rsidRPr="00E804FE">
              <w:rPr>
                <w:rFonts w:ascii="Calibri" w:eastAsia="Times New Roman" w:hAnsi="Calibri" w:cs="Calibri"/>
                <w:color w:val="000000"/>
                <w:lang w:eastAsia="nl-NL"/>
              </w:rPr>
              <w:t>biosynthetic</w:t>
            </w:r>
            <w:proofErr w:type="spellEnd"/>
            <w:r w:rsidRPr="00E804FE">
              <w:rPr>
                <w:rFonts w:ascii="Calibri" w:eastAsia="Times New Roman" w:hAnsi="Calibri" w:cs="Calibri"/>
                <w:color w:val="000000"/>
                <w:lang w:eastAsia="nl-NL"/>
              </w:rPr>
              <w:t xml:space="preserve"> </w:t>
            </w:r>
            <w:proofErr w:type="spellStart"/>
            <w:r w:rsidRPr="00E804FE">
              <w:rPr>
                <w:rFonts w:ascii="Calibri" w:eastAsia="Times New Roman" w:hAnsi="Calibri" w:cs="Calibri"/>
                <w:color w:val="000000"/>
                <w:lang w:eastAsia="nl-NL"/>
              </w:rPr>
              <w:t>protein</w:t>
            </w:r>
            <w:proofErr w:type="spellEnd"/>
          </w:p>
        </w:tc>
        <w:tc>
          <w:tcPr>
            <w:tcW w:w="1559" w:type="dxa"/>
            <w:tcBorders>
              <w:top w:val="nil"/>
              <w:left w:val="nil"/>
              <w:bottom w:val="single" w:sz="4" w:space="0" w:color="auto"/>
              <w:right w:val="single" w:sz="4" w:space="0" w:color="auto"/>
            </w:tcBorders>
            <w:vAlign w:val="bottom"/>
          </w:tcPr>
          <w:p w14:paraId="6DFC7C3E" w14:textId="7CC53A20" w:rsidR="009E32A5" w:rsidRPr="00E804FE" w:rsidRDefault="009E32A5"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36 (78)</w:t>
            </w:r>
          </w:p>
        </w:tc>
        <w:tc>
          <w:tcPr>
            <w:tcW w:w="1701" w:type="dxa"/>
            <w:tcBorders>
              <w:top w:val="nil"/>
              <w:left w:val="single" w:sz="4" w:space="0" w:color="auto"/>
              <w:bottom w:val="single" w:sz="4" w:space="0" w:color="auto"/>
              <w:right w:val="single" w:sz="4" w:space="0" w:color="auto"/>
            </w:tcBorders>
            <w:shd w:val="clear" w:color="auto" w:fill="auto"/>
            <w:noWrap/>
            <w:vAlign w:val="bottom"/>
            <w:hideMark/>
          </w:tcPr>
          <w:p w14:paraId="7D854023" w14:textId="3D5DAF39" w:rsidR="009E32A5" w:rsidRPr="009E32A5" w:rsidRDefault="009E32A5" w:rsidP="00E84116">
            <w:pPr>
              <w:spacing w:after="0" w:line="240" w:lineRule="auto"/>
              <w:jc w:val="right"/>
              <w:rPr>
                <w:rFonts w:ascii="Calibri" w:eastAsia="Times New Roman" w:hAnsi="Calibri" w:cs="Calibri"/>
                <w:color w:val="000000"/>
                <w:lang w:eastAsia="nl-NL"/>
              </w:rPr>
            </w:pPr>
            <w:r w:rsidRPr="009E32A5">
              <w:rPr>
                <w:rFonts w:ascii="Calibri" w:eastAsia="Times New Roman" w:hAnsi="Calibri" w:cs="Calibri"/>
                <w:color w:val="000000"/>
                <w:lang w:eastAsia="nl-NL"/>
              </w:rPr>
              <w:t>23 (74)</w:t>
            </w:r>
          </w:p>
        </w:tc>
        <w:tc>
          <w:tcPr>
            <w:tcW w:w="1843" w:type="dxa"/>
            <w:tcBorders>
              <w:top w:val="nil"/>
              <w:left w:val="nil"/>
              <w:bottom w:val="single" w:sz="4" w:space="0" w:color="auto"/>
              <w:right w:val="single" w:sz="8" w:space="0" w:color="auto"/>
            </w:tcBorders>
            <w:shd w:val="clear" w:color="auto" w:fill="auto"/>
            <w:noWrap/>
            <w:vAlign w:val="bottom"/>
            <w:hideMark/>
          </w:tcPr>
          <w:p w14:paraId="7BFA825C" w14:textId="7FB26BCC" w:rsidR="009E32A5" w:rsidRPr="009E32A5" w:rsidRDefault="009E32A5" w:rsidP="00E84116">
            <w:pPr>
              <w:spacing w:after="0" w:line="240" w:lineRule="auto"/>
              <w:jc w:val="right"/>
              <w:rPr>
                <w:rFonts w:ascii="Calibri" w:eastAsia="Times New Roman" w:hAnsi="Calibri" w:cs="Calibri"/>
                <w:color w:val="000000"/>
                <w:lang w:eastAsia="nl-NL"/>
              </w:rPr>
            </w:pPr>
            <w:r w:rsidRPr="009E32A5">
              <w:rPr>
                <w:rFonts w:ascii="Calibri" w:eastAsia="Times New Roman" w:hAnsi="Calibri" w:cs="Calibri"/>
                <w:color w:val="000000"/>
                <w:lang w:eastAsia="nl-NL"/>
              </w:rPr>
              <w:t xml:space="preserve"> 13 (87)</w:t>
            </w:r>
          </w:p>
        </w:tc>
      </w:tr>
      <w:tr w:rsidR="009E32A5" w:rsidRPr="00E804FE" w14:paraId="6F40FE93" w14:textId="385F0159" w:rsidTr="009E32A5">
        <w:trPr>
          <w:trHeight w:val="390"/>
        </w:trPr>
        <w:tc>
          <w:tcPr>
            <w:tcW w:w="1960" w:type="dxa"/>
            <w:tcBorders>
              <w:top w:val="nil"/>
              <w:left w:val="single" w:sz="8" w:space="0" w:color="auto"/>
              <w:bottom w:val="single" w:sz="4" w:space="0" w:color="auto"/>
              <w:right w:val="single" w:sz="4" w:space="0" w:color="auto"/>
            </w:tcBorders>
            <w:shd w:val="clear" w:color="auto" w:fill="auto"/>
            <w:noWrap/>
            <w:vAlign w:val="bottom"/>
            <w:hideMark/>
          </w:tcPr>
          <w:p w14:paraId="3634994D" w14:textId="77777777" w:rsidR="009E32A5" w:rsidRPr="00757308" w:rsidRDefault="009E32A5" w:rsidP="00E84116">
            <w:pPr>
              <w:spacing w:after="0" w:line="240" w:lineRule="auto"/>
              <w:rPr>
                <w:rFonts w:ascii="Calibri" w:eastAsia="Times New Roman" w:hAnsi="Calibri" w:cs="Calibri"/>
                <w:i/>
                <w:iCs/>
                <w:color w:val="000000"/>
                <w:lang w:eastAsia="nl-NL"/>
              </w:rPr>
            </w:pPr>
            <w:proofErr w:type="spellStart"/>
            <w:r w:rsidRPr="00757308">
              <w:rPr>
                <w:rFonts w:ascii="Calibri" w:eastAsia="Times New Roman" w:hAnsi="Calibri" w:cs="Calibri"/>
                <w:i/>
                <w:iCs/>
                <w:color w:val="000000"/>
                <w:lang w:eastAsia="nl-NL"/>
              </w:rPr>
              <w:t>iucc</w:t>
            </w:r>
            <w:proofErr w:type="spellEnd"/>
          </w:p>
        </w:tc>
        <w:tc>
          <w:tcPr>
            <w:tcW w:w="5543" w:type="dxa"/>
            <w:tcBorders>
              <w:top w:val="nil"/>
              <w:left w:val="nil"/>
              <w:bottom w:val="single" w:sz="4" w:space="0" w:color="auto"/>
              <w:right w:val="single" w:sz="4" w:space="0" w:color="auto"/>
            </w:tcBorders>
            <w:shd w:val="clear" w:color="auto" w:fill="auto"/>
            <w:noWrap/>
            <w:vAlign w:val="bottom"/>
            <w:hideMark/>
          </w:tcPr>
          <w:p w14:paraId="1AEA0148" w14:textId="77777777" w:rsidR="009E32A5" w:rsidRPr="00E804FE" w:rsidRDefault="009E32A5" w:rsidP="00E84116">
            <w:pPr>
              <w:spacing w:after="0" w:line="240" w:lineRule="auto"/>
              <w:rPr>
                <w:rFonts w:ascii="Calibri" w:eastAsia="Times New Roman" w:hAnsi="Calibri" w:cs="Calibri"/>
                <w:color w:val="000000"/>
                <w:lang w:eastAsia="nl-NL"/>
              </w:rPr>
            </w:pPr>
            <w:proofErr w:type="spellStart"/>
            <w:r w:rsidRPr="00E804FE">
              <w:rPr>
                <w:rFonts w:ascii="Calibri" w:eastAsia="Times New Roman" w:hAnsi="Calibri" w:cs="Calibri"/>
                <w:color w:val="000000"/>
                <w:lang w:eastAsia="nl-NL"/>
              </w:rPr>
              <w:t>Aerobactin</w:t>
            </w:r>
            <w:proofErr w:type="spellEnd"/>
            <w:r w:rsidRPr="00E804FE">
              <w:rPr>
                <w:rFonts w:ascii="Calibri" w:eastAsia="Times New Roman" w:hAnsi="Calibri" w:cs="Calibri"/>
                <w:color w:val="000000"/>
                <w:lang w:eastAsia="nl-NL"/>
              </w:rPr>
              <w:t xml:space="preserve"> </w:t>
            </w:r>
            <w:proofErr w:type="spellStart"/>
            <w:r w:rsidRPr="00E804FE">
              <w:rPr>
                <w:rFonts w:ascii="Calibri" w:eastAsia="Times New Roman" w:hAnsi="Calibri" w:cs="Calibri"/>
                <w:color w:val="000000"/>
                <w:lang w:eastAsia="nl-NL"/>
              </w:rPr>
              <w:t>biosynthetic</w:t>
            </w:r>
            <w:proofErr w:type="spellEnd"/>
            <w:r w:rsidRPr="00E804FE">
              <w:rPr>
                <w:rFonts w:ascii="Calibri" w:eastAsia="Times New Roman" w:hAnsi="Calibri" w:cs="Calibri"/>
                <w:color w:val="000000"/>
                <w:lang w:eastAsia="nl-NL"/>
              </w:rPr>
              <w:t xml:space="preserve"> </w:t>
            </w:r>
            <w:proofErr w:type="spellStart"/>
            <w:r w:rsidRPr="00E804FE">
              <w:rPr>
                <w:rFonts w:ascii="Calibri" w:eastAsia="Times New Roman" w:hAnsi="Calibri" w:cs="Calibri"/>
                <w:color w:val="000000"/>
                <w:lang w:eastAsia="nl-NL"/>
              </w:rPr>
              <w:t>protein</w:t>
            </w:r>
            <w:proofErr w:type="spellEnd"/>
          </w:p>
        </w:tc>
        <w:tc>
          <w:tcPr>
            <w:tcW w:w="1559" w:type="dxa"/>
            <w:tcBorders>
              <w:top w:val="nil"/>
              <w:left w:val="nil"/>
              <w:bottom w:val="single" w:sz="4" w:space="0" w:color="auto"/>
              <w:right w:val="single" w:sz="4" w:space="0" w:color="auto"/>
            </w:tcBorders>
            <w:vAlign w:val="bottom"/>
          </w:tcPr>
          <w:p w14:paraId="0512F142" w14:textId="77DFD680" w:rsidR="009E32A5" w:rsidRPr="00E804FE" w:rsidRDefault="009E32A5"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14 (30)</w:t>
            </w:r>
          </w:p>
        </w:tc>
        <w:tc>
          <w:tcPr>
            <w:tcW w:w="1701" w:type="dxa"/>
            <w:tcBorders>
              <w:top w:val="nil"/>
              <w:left w:val="single" w:sz="4" w:space="0" w:color="auto"/>
              <w:bottom w:val="single" w:sz="4" w:space="0" w:color="auto"/>
              <w:right w:val="single" w:sz="4" w:space="0" w:color="auto"/>
            </w:tcBorders>
            <w:shd w:val="clear" w:color="000000" w:fill="FFC000"/>
            <w:noWrap/>
            <w:vAlign w:val="bottom"/>
            <w:hideMark/>
          </w:tcPr>
          <w:p w14:paraId="1E3FE69F" w14:textId="744605C2" w:rsidR="009E32A5" w:rsidRPr="009E32A5" w:rsidRDefault="009E32A5" w:rsidP="00E84116">
            <w:pPr>
              <w:spacing w:after="0" w:line="240" w:lineRule="auto"/>
              <w:jc w:val="right"/>
              <w:rPr>
                <w:rFonts w:ascii="Calibri" w:eastAsia="Times New Roman" w:hAnsi="Calibri" w:cs="Calibri"/>
                <w:color w:val="000000"/>
                <w:lang w:eastAsia="nl-NL"/>
              </w:rPr>
            </w:pPr>
            <w:r w:rsidRPr="009E32A5">
              <w:rPr>
                <w:rFonts w:ascii="Calibri" w:eastAsia="Times New Roman" w:hAnsi="Calibri" w:cs="Calibri"/>
                <w:color w:val="000000"/>
                <w:lang w:eastAsia="nl-NL"/>
              </w:rPr>
              <w:t>7 (23)</w:t>
            </w:r>
          </w:p>
        </w:tc>
        <w:tc>
          <w:tcPr>
            <w:tcW w:w="1843" w:type="dxa"/>
            <w:tcBorders>
              <w:top w:val="nil"/>
              <w:left w:val="nil"/>
              <w:bottom w:val="single" w:sz="4" w:space="0" w:color="auto"/>
              <w:right w:val="single" w:sz="8" w:space="0" w:color="auto"/>
            </w:tcBorders>
            <w:shd w:val="clear" w:color="000000" w:fill="FFC000"/>
            <w:noWrap/>
            <w:vAlign w:val="bottom"/>
            <w:hideMark/>
          </w:tcPr>
          <w:p w14:paraId="147F35D6" w14:textId="17F39353" w:rsidR="009E32A5" w:rsidRPr="009E32A5" w:rsidRDefault="009E32A5" w:rsidP="00E84116">
            <w:pPr>
              <w:spacing w:after="0" w:line="240" w:lineRule="auto"/>
              <w:jc w:val="right"/>
              <w:rPr>
                <w:rFonts w:ascii="Calibri" w:eastAsia="Times New Roman" w:hAnsi="Calibri" w:cs="Calibri"/>
                <w:color w:val="000000"/>
                <w:lang w:eastAsia="nl-NL"/>
              </w:rPr>
            </w:pPr>
            <w:r w:rsidRPr="009E32A5">
              <w:rPr>
                <w:rFonts w:ascii="Calibri" w:eastAsia="Times New Roman" w:hAnsi="Calibri" w:cs="Calibri"/>
                <w:color w:val="000000"/>
                <w:lang w:eastAsia="nl-NL"/>
              </w:rPr>
              <w:t>7 (47)</w:t>
            </w:r>
          </w:p>
        </w:tc>
      </w:tr>
      <w:tr w:rsidR="009E32A5" w:rsidRPr="00E804FE" w14:paraId="3676EE22" w14:textId="7B9E6791" w:rsidTr="009E32A5">
        <w:trPr>
          <w:trHeight w:val="390"/>
        </w:trPr>
        <w:tc>
          <w:tcPr>
            <w:tcW w:w="1960" w:type="dxa"/>
            <w:tcBorders>
              <w:top w:val="nil"/>
              <w:left w:val="single" w:sz="8" w:space="0" w:color="auto"/>
              <w:bottom w:val="single" w:sz="4" w:space="0" w:color="auto"/>
              <w:right w:val="single" w:sz="4" w:space="0" w:color="auto"/>
            </w:tcBorders>
            <w:shd w:val="clear" w:color="auto" w:fill="auto"/>
            <w:noWrap/>
            <w:vAlign w:val="bottom"/>
            <w:hideMark/>
          </w:tcPr>
          <w:p w14:paraId="2B733135" w14:textId="77777777" w:rsidR="009E32A5" w:rsidRPr="00757308" w:rsidRDefault="009E32A5" w:rsidP="00E84116">
            <w:pPr>
              <w:spacing w:after="0" w:line="240" w:lineRule="auto"/>
              <w:rPr>
                <w:rFonts w:ascii="Calibri" w:eastAsia="Times New Roman" w:hAnsi="Calibri" w:cs="Calibri"/>
                <w:i/>
                <w:iCs/>
                <w:color w:val="000000"/>
                <w:lang w:eastAsia="nl-NL"/>
              </w:rPr>
            </w:pPr>
            <w:proofErr w:type="spellStart"/>
            <w:r w:rsidRPr="00757308">
              <w:rPr>
                <w:rFonts w:ascii="Calibri" w:eastAsia="Times New Roman" w:hAnsi="Calibri" w:cs="Calibri"/>
                <w:i/>
                <w:iCs/>
                <w:color w:val="000000"/>
                <w:lang w:eastAsia="nl-NL"/>
              </w:rPr>
              <w:t>iutA</w:t>
            </w:r>
            <w:proofErr w:type="spellEnd"/>
          </w:p>
        </w:tc>
        <w:tc>
          <w:tcPr>
            <w:tcW w:w="5543" w:type="dxa"/>
            <w:tcBorders>
              <w:top w:val="nil"/>
              <w:left w:val="nil"/>
              <w:bottom w:val="single" w:sz="4" w:space="0" w:color="auto"/>
              <w:right w:val="single" w:sz="4" w:space="0" w:color="auto"/>
            </w:tcBorders>
            <w:shd w:val="clear" w:color="auto" w:fill="auto"/>
            <w:noWrap/>
            <w:vAlign w:val="bottom"/>
            <w:hideMark/>
          </w:tcPr>
          <w:p w14:paraId="7D3395FE" w14:textId="77777777" w:rsidR="009E32A5" w:rsidRPr="00E804FE" w:rsidRDefault="009E32A5" w:rsidP="00E84116">
            <w:pPr>
              <w:spacing w:after="0" w:line="240" w:lineRule="auto"/>
              <w:rPr>
                <w:rFonts w:ascii="Calibri" w:eastAsia="Times New Roman" w:hAnsi="Calibri" w:cs="Calibri"/>
                <w:color w:val="000000"/>
                <w:lang w:eastAsia="nl-NL"/>
              </w:rPr>
            </w:pPr>
            <w:proofErr w:type="spellStart"/>
            <w:r w:rsidRPr="00E804FE">
              <w:rPr>
                <w:rFonts w:ascii="Calibri" w:eastAsia="Times New Roman" w:hAnsi="Calibri" w:cs="Calibri"/>
                <w:color w:val="000000"/>
                <w:lang w:eastAsia="nl-NL"/>
              </w:rPr>
              <w:t>Ferric</w:t>
            </w:r>
            <w:proofErr w:type="spellEnd"/>
            <w:r w:rsidRPr="00E804FE">
              <w:rPr>
                <w:rFonts w:ascii="Calibri" w:eastAsia="Times New Roman" w:hAnsi="Calibri" w:cs="Calibri"/>
                <w:color w:val="000000"/>
                <w:lang w:eastAsia="nl-NL"/>
              </w:rPr>
              <w:t xml:space="preserve"> </w:t>
            </w:r>
            <w:proofErr w:type="spellStart"/>
            <w:r w:rsidRPr="00E804FE">
              <w:rPr>
                <w:rFonts w:ascii="Calibri" w:eastAsia="Times New Roman" w:hAnsi="Calibri" w:cs="Calibri"/>
                <w:color w:val="000000"/>
                <w:lang w:eastAsia="nl-NL"/>
              </w:rPr>
              <w:t>aerobactin</w:t>
            </w:r>
            <w:proofErr w:type="spellEnd"/>
            <w:r w:rsidRPr="00E804FE">
              <w:rPr>
                <w:rFonts w:ascii="Calibri" w:eastAsia="Times New Roman" w:hAnsi="Calibri" w:cs="Calibri"/>
                <w:color w:val="000000"/>
                <w:lang w:eastAsia="nl-NL"/>
              </w:rPr>
              <w:t xml:space="preserve"> receptor</w:t>
            </w:r>
          </w:p>
        </w:tc>
        <w:tc>
          <w:tcPr>
            <w:tcW w:w="1559" w:type="dxa"/>
            <w:tcBorders>
              <w:top w:val="nil"/>
              <w:left w:val="nil"/>
              <w:bottom w:val="single" w:sz="4" w:space="0" w:color="auto"/>
              <w:right w:val="single" w:sz="4" w:space="0" w:color="auto"/>
            </w:tcBorders>
            <w:vAlign w:val="bottom"/>
          </w:tcPr>
          <w:p w14:paraId="14EAD7E9" w14:textId="1F7F3C3F" w:rsidR="009E32A5" w:rsidRPr="00E804FE" w:rsidRDefault="009E32A5"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4 (9)</w:t>
            </w:r>
          </w:p>
        </w:tc>
        <w:tc>
          <w:tcPr>
            <w:tcW w:w="1701" w:type="dxa"/>
            <w:tcBorders>
              <w:top w:val="nil"/>
              <w:left w:val="single" w:sz="4" w:space="0" w:color="auto"/>
              <w:bottom w:val="single" w:sz="4" w:space="0" w:color="auto"/>
              <w:right w:val="single" w:sz="4" w:space="0" w:color="auto"/>
            </w:tcBorders>
            <w:shd w:val="clear" w:color="auto" w:fill="auto"/>
            <w:noWrap/>
            <w:vAlign w:val="bottom"/>
            <w:hideMark/>
          </w:tcPr>
          <w:p w14:paraId="3F0E2603" w14:textId="339F38A7" w:rsidR="009E32A5" w:rsidRPr="009E32A5" w:rsidRDefault="009E32A5" w:rsidP="00E84116">
            <w:pPr>
              <w:spacing w:after="0" w:line="240" w:lineRule="auto"/>
              <w:jc w:val="right"/>
              <w:rPr>
                <w:rFonts w:ascii="Calibri" w:eastAsia="Times New Roman" w:hAnsi="Calibri" w:cs="Calibri"/>
                <w:color w:val="000000"/>
                <w:lang w:eastAsia="nl-NL"/>
              </w:rPr>
            </w:pPr>
            <w:r w:rsidRPr="009E32A5">
              <w:rPr>
                <w:rFonts w:ascii="Calibri" w:eastAsia="Times New Roman" w:hAnsi="Calibri" w:cs="Calibri"/>
                <w:color w:val="000000"/>
                <w:lang w:eastAsia="nl-NL"/>
              </w:rPr>
              <w:t>3 (10)</w:t>
            </w:r>
          </w:p>
        </w:tc>
        <w:tc>
          <w:tcPr>
            <w:tcW w:w="1843" w:type="dxa"/>
            <w:tcBorders>
              <w:top w:val="nil"/>
              <w:left w:val="nil"/>
              <w:bottom w:val="single" w:sz="4" w:space="0" w:color="auto"/>
              <w:right w:val="single" w:sz="8" w:space="0" w:color="auto"/>
            </w:tcBorders>
            <w:shd w:val="clear" w:color="auto" w:fill="auto"/>
            <w:noWrap/>
            <w:vAlign w:val="bottom"/>
            <w:hideMark/>
          </w:tcPr>
          <w:p w14:paraId="1CD51AEE" w14:textId="016A5E11" w:rsidR="009E32A5" w:rsidRPr="009E32A5" w:rsidRDefault="009E32A5" w:rsidP="00E84116">
            <w:pPr>
              <w:spacing w:after="0" w:line="240" w:lineRule="auto"/>
              <w:jc w:val="right"/>
              <w:rPr>
                <w:rFonts w:ascii="Calibri" w:eastAsia="Times New Roman" w:hAnsi="Calibri" w:cs="Calibri"/>
                <w:color w:val="000000"/>
                <w:lang w:eastAsia="nl-NL"/>
              </w:rPr>
            </w:pPr>
            <w:r w:rsidRPr="009E32A5">
              <w:rPr>
                <w:rFonts w:ascii="Calibri" w:eastAsia="Times New Roman" w:hAnsi="Calibri" w:cs="Calibri"/>
                <w:color w:val="000000"/>
                <w:lang w:eastAsia="nl-NL"/>
              </w:rPr>
              <w:t>1 (7)</w:t>
            </w:r>
          </w:p>
        </w:tc>
      </w:tr>
      <w:tr w:rsidR="009E32A5" w:rsidRPr="00E804FE" w14:paraId="482A097D" w14:textId="793975D3" w:rsidTr="009E32A5">
        <w:trPr>
          <w:trHeight w:val="390"/>
        </w:trPr>
        <w:tc>
          <w:tcPr>
            <w:tcW w:w="1960" w:type="dxa"/>
            <w:tcBorders>
              <w:top w:val="nil"/>
              <w:left w:val="single" w:sz="8" w:space="0" w:color="auto"/>
              <w:bottom w:val="single" w:sz="4" w:space="0" w:color="auto"/>
              <w:right w:val="single" w:sz="4" w:space="0" w:color="auto"/>
            </w:tcBorders>
            <w:shd w:val="clear" w:color="auto" w:fill="auto"/>
            <w:noWrap/>
            <w:vAlign w:val="bottom"/>
            <w:hideMark/>
          </w:tcPr>
          <w:p w14:paraId="0B9A67BF" w14:textId="77777777" w:rsidR="009E32A5" w:rsidRPr="00757308" w:rsidRDefault="009E32A5" w:rsidP="00E84116">
            <w:pPr>
              <w:spacing w:after="0" w:line="240" w:lineRule="auto"/>
              <w:rPr>
                <w:rFonts w:ascii="Calibri" w:eastAsia="Times New Roman" w:hAnsi="Calibri" w:cs="Calibri"/>
                <w:i/>
                <w:iCs/>
                <w:color w:val="000000"/>
                <w:lang w:eastAsia="nl-NL"/>
              </w:rPr>
            </w:pPr>
            <w:proofErr w:type="spellStart"/>
            <w:r w:rsidRPr="00757308">
              <w:rPr>
                <w:rFonts w:ascii="Calibri" w:eastAsia="Times New Roman" w:hAnsi="Calibri" w:cs="Calibri"/>
                <w:i/>
                <w:iCs/>
                <w:color w:val="000000"/>
                <w:lang w:eastAsia="nl-NL"/>
              </w:rPr>
              <w:t>malX</w:t>
            </w:r>
            <w:proofErr w:type="spellEnd"/>
          </w:p>
        </w:tc>
        <w:tc>
          <w:tcPr>
            <w:tcW w:w="5543" w:type="dxa"/>
            <w:tcBorders>
              <w:top w:val="nil"/>
              <w:left w:val="nil"/>
              <w:bottom w:val="single" w:sz="4" w:space="0" w:color="auto"/>
              <w:right w:val="single" w:sz="4" w:space="0" w:color="auto"/>
            </w:tcBorders>
            <w:shd w:val="clear" w:color="auto" w:fill="auto"/>
            <w:vAlign w:val="center"/>
            <w:hideMark/>
          </w:tcPr>
          <w:p w14:paraId="3D8AB240" w14:textId="77777777" w:rsidR="009E32A5" w:rsidRPr="00757308" w:rsidRDefault="009E32A5" w:rsidP="00E84116">
            <w:pPr>
              <w:spacing w:after="0" w:line="240" w:lineRule="auto"/>
              <w:rPr>
                <w:rFonts w:ascii="Calibri" w:eastAsia="Times New Roman" w:hAnsi="Calibri" w:cs="Calibri"/>
                <w:color w:val="000000"/>
                <w:lang w:val="en-US" w:eastAsia="nl-NL"/>
              </w:rPr>
            </w:pPr>
            <w:r w:rsidRPr="00757308">
              <w:rPr>
                <w:rFonts w:ascii="Calibri" w:eastAsia="Times New Roman" w:hAnsi="Calibri" w:cs="Calibri"/>
                <w:color w:val="000000"/>
                <w:lang w:val="en-US" w:eastAsia="nl-NL"/>
              </w:rPr>
              <w:t>Marker of pathogenicity-associated island</w:t>
            </w:r>
          </w:p>
        </w:tc>
        <w:tc>
          <w:tcPr>
            <w:tcW w:w="1559" w:type="dxa"/>
            <w:tcBorders>
              <w:top w:val="nil"/>
              <w:left w:val="nil"/>
              <w:bottom w:val="single" w:sz="4" w:space="0" w:color="auto"/>
              <w:right w:val="single" w:sz="4" w:space="0" w:color="auto"/>
            </w:tcBorders>
            <w:vAlign w:val="bottom"/>
          </w:tcPr>
          <w:p w14:paraId="41A51ACE" w14:textId="7B11957C" w:rsidR="009E32A5" w:rsidRPr="00E804FE" w:rsidRDefault="009E32A5"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29 (63)</w:t>
            </w:r>
          </w:p>
        </w:tc>
        <w:tc>
          <w:tcPr>
            <w:tcW w:w="1701" w:type="dxa"/>
            <w:tcBorders>
              <w:top w:val="nil"/>
              <w:left w:val="single" w:sz="4" w:space="0" w:color="auto"/>
              <w:bottom w:val="single" w:sz="4" w:space="0" w:color="auto"/>
              <w:right w:val="single" w:sz="4" w:space="0" w:color="auto"/>
            </w:tcBorders>
            <w:shd w:val="clear" w:color="auto" w:fill="auto"/>
            <w:noWrap/>
            <w:vAlign w:val="bottom"/>
            <w:hideMark/>
          </w:tcPr>
          <w:p w14:paraId="0CE50D02" w14:textId="0B563CCE" w:rsidR="009E32A5" w:rsidRPr="009E32A5" w:rsidRDefault="009E32A5" w:rsidP="00E84116">
            <w:pPr>
              <w:spacing w:after="0" w:line="240" w:lineRule="auto"/>
              <w:jc w:val="right"/>
              <w:rPr>
                <w:rFonts w:ascii="Calibri" w:eastAsia="Times New Roman" w:hAnsi="Calibri" w:cs="Calibri"/>
                <w:color w:val="000000"/>
                <w:lang w:eastAsia="nl-NL"/>
              </w:rPr>
            </w:pPr>
            <w:r w:rsidRPr="009E32A5">
              <w:rPr>
                <w:rFonts w:ascii="Calibri" w:eastAsia="Times New Roman" w:hAnsi="Calibri" w:cs="Calibri"/>
                <w:color w:val="000000"/>
                <w:lang w:eastAsia="nl-NL"/>
              </w:rPr>
              <w:t>19 (61)</w:t>
            </w:r>
          </w:p>
        </w:tc>
        <w:tc>
          <w:tcPr>
            <w:tcW w:w="1843" w:type="dxa"/>
            <w:tcBorders>
              <w:top w:val="nil"/>
              <w:left w:val="nil"/>
              <w:bottom w:val="single" w:sz="4" w:space="0" w:color="auto"/>
              <w:right w:val="single" w:sz="8" w:space="0" w:color="auto"/>
            </w:tcBorders>
            <w:shd w:val="clear" w:color="auto" w:fill="auto"/>
            <w:noWrap/>
            <w:vAlign w:val="bottom"/>
            <w:hideMark/>
          </w:tcPr>
          <w:p w14:paraId="4A30AB57" w14:textId="4F7B2185" w:rsidR="009E32A5" w:rsidRPr="009E32A5" w:rsidRDefault="009E32A5" w:rsidP="00E84116">
            <w:pPr>
              <w:spacing w:after="0" w:line="240" w:lineRule="auto"/>
              <w:jc w:val="right"/>
              <w:rPr>
                <w:rFonts w:ascii="Calibri" w:eastAsia="Times New Roman" w:hAnsi="Calibri" w:cs="Calibri"/>
                <w:color w:val="000000"/>
                <w:lang w:eastAsia="nl-NL"/>
              </w:rPr>
            </w:pPr>
            <w:r w:rsidRPr="009E32A5">
              <w:rPr>
                <w:rFonts w:ascii="Calibri" w:eastAsia="Times New Roman" w:hAnsi="Calibri" w:cs="Calibri"/>
                <w:color w:val="000000"/>
                <w:lang w:eastAsia="nl-NL"/>
              </w:rPr>
              <w:t>10 (67)</w:t>
            </w:r>
          </w:p>
        </w:tc>
      </w:tr>
      <w:tr w:rsidR="009E32A5" w:rsidRPr="00E804FE" w14:paraId="371481C0" w14:textId="00127257" w:rsidTr="009E32A5">
        <w:trPr>
          <w:trHeight w:val="390"/>
        </w:trPr>
        <w:tc>
          <w:tcPr>
            <w:tcW w:w="1960" w:type="dxa"/>
            <w:tcBorders>
              <w:top w:val="nil"/>
              <w:left w:val="single" w:sz="8" w:space="0" w:color="auto"/>
              <w:bottom w:val="single" w:sz="4" w:space="0" w:color="auto"/>
              <w:right w:val="single" w:sz="4" w:space="0" w:color="auto"/>
            </w:tcBorders>
            <w:shd w:val="clear" w:color="auto" w:fill="auto"/>
            <w:noWrap/>
            <w:vAlign w:val="bottom"/>
            <w:hideMark/>
          </w:tcPr>
          <w:p w14:paraId="0FBAD4EF" w14:textId="3C5F4078" w:rsidR="009E32A5" w:rsidRPr="00757308" w:rsidRDefault="009E32A5" w:rsidP="00E84116">
            <w:pPr>
              <w:spacing w:after="0" w:line="240" w:lineRule="auto"/>
              <w:rPr>
                <w:rFonts w:ascii="Calibri" w:eastAsia="Times New Roman" w:hAnsi="Calibri" w:cs="Calibri"/>
                <w:i/>
                <w:iCs/>
                <w:color w:val="000000"/>
                <w:lang w:eastAsia="nl-NL"/>
              </w:rPr>
            </w:pPr>
            <w:proofErr w:type="spellStart"/>
            <w:r w:rsidRPr="00757308">
              <w:rPr>
                <w:rFonts w:ascii="Calibri" w:eastAsia="Times New Roman" w:hAnsi="Calibri" w:cs="Calibri"/>
                <w:i/>
                <w:iCs/>
                <w:color w:val="000000"/>
                <w:lang w:eastAsia="nl-NL"/>
              </w:rPr>
              <w:t>ompT</w:t>
            </w:r>
            <w:proofErr w:type="spellEnd"/>
          </w:p>
        </w:tc>
        <w:tc>
          <w:tcPr>
            <w:tcW w:w="5543" w:type="dxa"/>
            <w:tcBorders>
              <w:top w:val="nil"/>
              <w:left w:val="nil"/>
              <w:bottom w:val="single" w:sz="4" w:space="0" w:color="auto"/>
              <w:right w:val="single" w:sz="4" w:space="0" w:color="auto"/>
            </w:tcBorders>
            <w:shd w:val="clear" w:color="auto" w:fill="auto"/>
            <w:noWrap/>
            <w:vAlign w:val="bottom"/>
            <w:hideMark/>
          </w:tcPr>
          <w:p w14:paraId="0D87841B" w14:textId="77777777" w:rsidR="009E32A5" w:rsidRPr="00E804FE" w:rsidRDefault="009E32A5" w:rsidP="00E84116">
            <w:pPr>
              <w:spacing w:after="0" w:line="240" w:lineRule="auto"/>
              <w:rPr>
                <w:rFonts w:ascii="Calibri" w:eastAsia="Times New Roman" w:hAnsi="Calibri" w:cs="Calibri"/>
                <w:color w:val="000000"/>
                <w:lang w:eastAsia="nl-NL"/>
              </w:rPr>
            </w:pPr>
            <w:r w:rsidRPr="00E804FE">
              <w:rPr>
                <w:rFonts w:ascii="Calibri" w:eastAsia="Times New Roman" w:hAnsi="Calibri" w:cs="Calibri"/>
                <w:color w:val="000000"/>
                <w:lang w:eastAsia="nl-NL"/>
              </w:rPr>
              <w:t xml:space="preserve">Outer </w:t>
            </w:r>
            <w:proofErr w:type="spellStart"/>
            <w:r w:rsidRPr="00E804FE">
              <w:rPr>
                <w:rFonts w:ascii="Calibri" w:eastAsia="Times New Roman" w:hAnsi="Calibri" w:cs="Calibri"/>
                <w:color w:val="000000"/>
                <w:lang w:eastAsia="nl-NL"/>
              </w:rPr>
              <w:t>membrane</w:t>
            </w:r>
            <w:proofErr w:type="spellEnd"/>
            <w:r w:rsidRPr="00E804FE">
              <w:rPr>
                <w:rFonts w:ascii="Calibri" w:eastAsia="Times New Roman" w:hAnsi="Calibri" w:cs="Calibri"/>
                <w:color w:val="000000"/>
                <w:lang w:eastAsia="nl-NL"/>
              </w:rPr>
              <w:t xml:space="preserve"> </w:t>
            </w:r>
            <w:proofErr w:type="spellStart"/>
            <w:r w:rsidRPr="00E804FE">
              <w:rPr>
                <w:rFonts w:ascii="Calibri" w:eastAsia="Times New Roman" w:hAnsi="Calibri" w:cs="Calibri"/>
                <w:color w:val="000000"/>
                <w:lang w:eastAsia="nl-NL"/>
              </w:rPr>
              <w:t>protein</w:t>
            </w:r>
            <w:proofErr w:type="spellEnd"/>
            <w:r w:rsidRPr="00E804FE">
              <w:rPr>
                <w:rFonts w:ascii="Calibri" w:eastAsia="Times New Roman" w:hAnsi="Calibri" w:cs="Calibri"/>
                <w:color w:val="000000"/>
                <w:lang w:eastAsia="nl-NL"/>
              </w:rPr>
              <w:t xml:space="preserve"> T (protease)</w:t>
            </w:r>
          </w:p>
        </w:tc>
        <w:tc>
          <w:tcPr>
            <w:tcW w:w="1559" w:type="dxa"/>
            <w:tcBorders>
              <w:top w:val="nil"/>
              <w:left w:val="nil"/>
              <w:bottom w:val="single" w:sz="4" w:space="0" w:color="auto"/>
              <w:right w:val="single" w:sz="4" w:space="0" w:color="auto"/>
            </w:tcBorders>
            <w:vAlign w:val="bottom"/>
          </w:tcPr>
          <w:p w14:paraId="4E2309E3" w14:textId="1BBED4D2" w:rsidR="009E32A5" w:rsidRPr="00E804FE" w:rsidRDefault="009E32A5"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39 (85)</w:t>
            </w:r>
          </w:p>
        </w:tc>
        <w:tc>
          <w:tcPr>
            <w:tcW w:w="1701" w:type="dxa"/>
            <w:tcBorders>
              <w:top w:val="nil"/>
              <w:left w:val="single" w:sz="4" w:space="0" w:color="auto"/>
              <w:bottom w:val="single" w:sz="4" w:space="0" w:color="auto"/>
              <w:right w:val="single" w:sz="4" w:space="0" w:color="auto"/>
            </w:tcBorders>
            <w:shd w:val="clear" w:color="auto" w:fill="auto"/>
            <w:noWrap/>
            <w:vAlign w:val="bottom"/>
            <w:hideMark/>
          </w:tcPr>
          <w:p w14:paraId="22E3CAE4" w14:textId="3C9A2D76" w:rsidR="009E32A5" w:rsidRPr="009E32A5" w:rsidRDefault="009E32A5" w:rsidP="00E84116">
            <w:pPr>
              <w:spacing w:after="0" w:line="240" w:lineRule="auto"/>
              <w:jc w:val="right"/>
              <w:rPr>
                <w:rFonts w:ascii="Calibri" w:eastAsia="Times New Roman" w:hAnsi="Calibri" w:cs="Calibri"/>
                <w:color w:val="000000"/>
                <w:lang w:eastAsia="nl-NL"/>
              </w:rPr>
            </w:pPr>
            <w:r w:rsidRPr="009E32A5">
              <w:rPr>
                <w:rFonts w:ascii="Calibri" w:eastAsia="Times New Roman" w:hAnsi="Calibri" w:cs="Calibri"/>
                <w:color w:val="000000"/>
                <w:lang w:eastAsia="nl-NL"/>
              </w:rPr>
              <w:t>25 (81)</w:t>
            </w:r>
          </w:p>
        </w:tc>
        <w:tc>
          <w:tcPr>
            <w:tcW w:w="1843" w:type="dxa"/>
            <w:tcBorders>
              <w:top w:val="nil"/>
              <w:left w:val="nil"/>
              <w:bottom w:val="single" w:sz="4" w:space="0" w:color="auto"/>
              <w:right w:val="single" w:sz="8" w:space="0" w:color="auto"/>
            </w:tcBorders>
            <w:shd w:val="clear" w:color="auto" w:fill="auto"/>
            <w:noWrap/>
            <w:vAlign w:val="bottom"/>
            <w:hideMark/>
          </w:tcPr>
          <w:p w14:paraId="17EB4075" w14:textId="7D3EA56F" w:rsidR="009E32A5" w:rsidRPr="009E32A5" w:rsidRDefault="009E32A5" w:rsidP="00E84116">
            <w:pPr>
              <w:spacing w:after="0" w:line="240" w:lineRule="auto"/>
              <w:jc w:val="right"/>
              <w:rPr>
                <w:rFonts w:ascii="Calibri" w:eastAsia="Times New Roman" w:hAnsi="Calibri" w:cs="Calibri"/>
                <w:color w:val="000000"/>
                <w:lang w:eastAsia="nl-NL"/>
              </w:rPr>
            </w:pPr>
            <w:r w:rsidRPr="009E32A5">
              <w:rPr>
                <w:rFonts w:ascii="Calibri" w:eastAsia="Times New Roman" w:hAnsi="Calibri" w:cs="Calibri"/>
                <w:color w:val="000000"/>
                <w:lang w:eastAsia="nl-NL"/>
              </w:rPr>
              <w:t>14 (93)</w:t>
            </w:r>
          </w:p>
        </w:tc>
      </w:tr>
      <w:tr w:rsidR="009E32A5" w:rsidRPr="00E804FE" w14:paraId="2CBB302C" w14:textId="7E655616" w:rsidTr="009E32A5">
        <w:trPr>
          <w:trHeight w:val="390"/>
        </w:trPr>
        <w:tc>
          <w:tcPr>
            <w:tcW w:w="1960" w:type="dxa"/>
            <w:tcBorders>
              <w:top w:val="nil"/>
              <w:left w:val="single" w:sz="8" w:space="0" w:color="auto"/>
              <w:bottom w:val="single" w:sz="4" w:space="0" w:color="auto"/>
              <w:right w:val="single" w:sz="4" w:space="0" w:color="auto"/>
            </w:tcBorders>
            <w:shd w:val="clear" w:color="auto" w:fill="auto"/>
            <w:noWrap/>
            <w:vAlign w:val="bottom"/>
            <w:hideMark/>
          </w:tcPr>
          <w:p w14:paraId="28C273E6" w14:textId="77777777" w:rsidR="009E32A5" w:rsidRPr="00757308" w:rsidRDefault="009E32A5" w:rsidP="00E84116">
            <w:pPr>
              <w:spacing w:after="0" w:line="240" w:lineRule="auto"/>
              <w:rPr>
                <w:rFonts w:ascii="Calibri" w:eastAsia="Times New Roman" w:hAnsi="Calibri" w:cs="Calibri"/>
                <w:i/>
                <w:iCs/>
                <w:color w:val="000000"/>
                <w:lang w:eastAsia="nl-NL"/>
              </w:rPr>
            </w:pPr>
            <w:r w:rsidRPr="00757308">
              <w:rPr>
                <w:rFonts w:ascii="Calibri" w:eastAsia="Times New Roman" w:hAnsi="Calibri" w:cs="Calibri"/>
                <w:i/>
                <w:iCs/>
                <w:color w:val="000000"/>
                <w:lang w:eastAsia="nl-NL"/>
              </w:rPr>
              <w:t>papG2</w:t>
            </w:r>
          </w:p>
        </w:tc>
        <w:tc>
          <w:tcPr>
            <w:tcW w:w="5543" w:type="dxa"/>
            <w:tcBorders>
              <w:top w:val="nil"/>
              <w:left w:val="nil"/>
              <w:bottom w:val="single" w:sz="4" w:space="0" w:color="auto"/>
              <w:right w:val="single" w:sz="4" w:space="0" w:color="auto"/>
            </w:tcBorders>
            <w:shd w:val="clear" w:color="auto" w:fill="auto"/>
            <w:vAlign w:val="center"/>
            <w:hideMark/>
          </w:tcPr>
          <w:p w14:paraId="46E50D87" w14:textId="77777777" w:rsidR="009E32A5" w:rsidRPr="00757308" w:rsidRDefault="009E32A5" w:rsidP="00E84116">
            <w:pPr>
              <w:spacing w:after="0" w:line="240" w:lineRule="auto"/>
              <w:rPr>
                <w:rFonts w:ascii="Calibri" w:eastAsia="Times New Roman" w:hAnsi="Calibri" w:cs="Calibri"/>
                <w:color w:val="000000"/>
                <w:lang w:val="en-US" w:eastAsia="nl-NL"/>
              </w:rPr>
            </w:pPr>
            <w:r w:rsidRPr="00757308">
              <w:rPr>
                <w:rFonts w:ascii="Calibri" w:eastAsia="Times New Roman" w:hAnsi="Calibri" w:cs="Calibri"/>
                <w:color w:val="000000"/>
                <w:lang w:val="en-US" w:eastAsia="nl-NL"/>
              </w:rPr>
              <w:t xml:space="preserve">P pili adhesin - Pyelonephritis-associated </w:t>
            </w:r>
            <w:proofErr w:type="spellStart"/>
            <w:r w:rsidRPr="00757308">
              <w:rPr>
                <w:rFonts w:ascii="Calibri" w:eastAsia="Times New Roman" w:hAnsi="Calibri" w:cs="Calibri"/>
                <w:color w:val="000000"/>
                <w:lang w:val="en-US" w:eastAsia="nl-NL"/>
              </w:rPr>
              <w:t>papG</w:t>
            </w:r>
            <w:proofErr w:type="spellEnd"/>
            <w:r w:rsidRPr="00757308">
              <w:rPr>
                <w:rFonts w:ascii="Calibri" w:eastAsia="Times New Roman" w:hAnsi="Calibri" w:cs="Calibri"/>
                <w:color w:val="000000"/>
                <w:lang w:val="en-US" w:eastAsia="nl-NL"/>
              </w:rPr>
              <w:t xml:space="preserve"> variant</w:t>
            </w:r>
          </w:p>
        </w:tc>
        <w:tc>
          <w:tcPr>
            <w:tcW w:w="1559" w:type="dxa"/>
            <w:tcBorders>
              <w:top w:val="nil"/>
              <w:left w:val="nil"/>
              <w:bottom w:val="single" w:sz="4" w:space="0" w:color="auto"/>
              <w:right w:val="single" w:sz="4" w:space="0" w:color="auto"/>
            </w:tcBorders>
            <w:vAlign w:val="bottom"/>
          </w:tcPr>
          <w:p w14:paraId="5F53EC55" w14:textId="5B26CA42" w:rsidR="009E32A5" w:rsidRPr="00E804FE" w:rsidRDefault="009E32A5"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16 (35)</w:t>
            </w:r>
          </w:p>
        </w:tc>
        <w:tc>
          <w:tcPr>
            <w:tcW w:w="1701" w:type="dxa"/>
            <w:tcBorders>
              <w:top w:val="nil"/>
              <w:left w:val="single" w:sz="4" w:space="0" w:color="auto"/>
              <w:bottom w:val="single" w:sz="4" w:space="0" w:color="auto"/>
              <w:right w:val="single" w:sz="4" w:space="0" w:color="auto"/>
            </w:tcBorders>
            <w:shd w:val="clear" w:color="auto" w:fill="auto"/>
            <w:noWrap/>
            <w:vAlign w:val="bottom"/>
            <w:hideMark/>
          </w:tcPr>
          <w:p w14:paraId="5C44DF1D" w14:textId="2AA5329C" w:rsidR="009E32A5" w:rsidRPr="009E32A5" w:rsidRDefault="009E32A5" w:rsidP="00E84116">
            <w:pPr>
              <w:spacing w:after="0" w:line="240" w:lineRule="auto"/>
              <w:jc w:val="right"/>
              <w:rPr>
                <w:rFonts w:ascii="Calibri" w:eastAsia="Times New Roman" w:hAnsi="Calibri" w:cs="Calibri"/>
                <w:color w:val="000000"/>
                <w:lang w:eastAsia="nl-NL"/>
              </w:rPr>
            </w:pPr>
            <w:r w:rsidRPr="009E32A5">
              <w:rPr>
                <w:rFonts w:ascii="Calibri" w:eastAsia="Times New Roman" w:hAnsi="Calibri" w:cs="Calibri"/>
                <w:color w:val="000000"/>
                <w:lang w:eastAsia="nl-NL"/>
              </w:rPr>
              <w:t>11 (35)</w:t>
            </w:r>
          </w:p>
        </w:tc>
        <w:tc>
          <w:tcPr>
            <w:tcW w:w="1843" w:type="dxa"/>
            <w:tcBorders>
              <w:top w:val="nil"/>
              <w:left w:val="nil"/>
              <w:bottom w:val="single" w:sz="4" w:space="0" w:color="auto"/>
              <w:right w:val="single" w:sz="8" w:space="0" w:color="auto"/>
            </w:tcBorders>
            <w:shd w:val="clear" w:color="auto" w:fill="auto"/>
            <w:noWrap/>
            <w:vAlign w:val="bottom"/>
            <w:hideMark/>
          </w:tcPr>
          <w:p w14:paraId="59304B07" w14:textId="0D2C02CF" w:rsidR="009E32A5" w:rsidRPr="009E32A5" w:rsidRDefault="009E32A5" w:rsidP="00E84116">
            <w:pPr>
              <w:spacing w:after="0" w:line="240" w:lineRule="auto"/>
              <w:jc w:val="right"/>
              <w:rPr>
                <w:rFonts w:ascii="Calibri" w:eastAsia="Times New Roman" w:hAnsi="Calibri" w:cs="Calibri"/>
                <w:color w:val="000000"/>
                <w:lang w:eastAsia="nl-NL"/>
              </w:rPr>
            </w:pPr>
            <w:r w:rsidRPr="009E32A5">
              <w:rPr>
                <w:rFonts w:ascii="Calibri" w:eastAsia="Times New Roman" w:hAnsi="Calibri" w:cs="Calibri"/>
                <w:color w:val="000000"/>
                <w:lang w:eastAsia="nl-NL"/>
              </w:rPr>
              <w:t>5 (33)</w:t>
            </w:r>
          </w:p>
        </w:tc>
      </w:tr>
      <w:tr w:rsidR="009E32A5" w:rsidRPr="00E804FE" w14:paraId="3A332B42" w14:textId="1211A09A" w:rsidTr="009E32A5">
        <w:trPr>
          <w:trHeight w:val="390"/>
        </w:trPr>
        <w:tc>
          <w:tcPr>
            <w:tcW w:w="1960" w:type="dxa"/>
            <w:tcBorders>
              <w:top w:val="nil"/>
              <w:left w:val="single" w:sz="8" w:space="0" w:color="auto"/>
              <w:bottom w:val="single" w:sz="4" w:space="0" w:color="auto"/>
              <w:right w:val="single" w:sz="4" w:space="0" w:color="auto"/>
            </w:tcBorders>
            <w:shd w:val="clear" w:color="auto" w:fill="auto"/>
            <w:noWrap/>
            <w:vAlign w:val="bottom"/>
            <w:hideMark/>
          </w:tcPr>
          <w:p w14:paraId="2433DFA7" w14:textId="77777777" w:rsidR="009E32A5" w:rsidRPr="00757308" w:rsidRDefault="009E32A5" w:rsidP="00E84116">
            <w:pPr>
              <w:spacing w:after="0" w:line="240" w:lineRule="auto"/>
              <w:rPr>
                <w:rFonts w:ascii="Calibri" w:eastAsia="Times New Roman" w:hAnsi="Calibri" w:cs="Calibri"/>
                <w:i/>
                <w:iCs/>
                <w:color w:val="000000"/>
                <w:lang w:eastAsia="nl-NL"/>
              </w:rPr>
            </w:pPr>
            <w:r w:rsidRPr="00757308">
              <w:rPr>
                <w:rFonts w:ascii="Calibri" w:eastAsia="Times New Roman" w:hAnsi="Calibri" w:cs="Calibri"/>
                <w:i/>
                <w:iCs/>
                <w:color w:val="000000"/>
                <w:lang w:eastAsia="nl-NL"/>
              </w:rPr>
              <w:t>PapG3</w:t>
            </w:r>
          </w:p>
        </w:tc>
        <w:tc>
          <w:tcPr>
            <w:tcW w:w="5543" w:type="dxa"/>
            <w:tcBorders>
              <w:top w:val="nil"/>
              <w:left w:val="nil"/>
              <w:bottom w:val="single" w:sz="4" w:space="0" w:color="auto"/>
              <w:right w:val="single" w:sz="4" w:space="0" w:color="auto"/>
            </w:tcBorders>
            <w:shd w:val="clear" w:color="auto" w:fill="auto"/>
            <w:noWrap/>
            <w:vAlign w:val="bottom"/>
            <w:hideMark/>
          </w:tcPr>
          <w:p w14:paraId="7517D112" w14:textId="77777777" w:rsidR="009E32A5" w:rsidRPr="00757308" w:rsidRDefault="009E32A5" w:rsidP="00E84116">
            <w:pPr>
              <w:spacing w:after="0" w:line="240" w:lineRule="auto"/>
              <w:rPr>
                <w:rFonts w:ascii="Calibri" w:eastAsia="Times New Roman" w:hAnsi="Calibri" w:cs="Calibri"/>
                <w:color w:val="000000"/>
                <w:lang w:val="en-US" w:eastAsia="nl-NL"/>
              </w:rPr>
            </w:pPr>
            <w:r w:rsidRPr="00757308">
              <w:rPr>
                <w:rFonts w:ascii="Calibri" w:eastAsia="Times New Roman" w:hAnsi="Calibri" w:cs="Calibri"/>
                <w:color w:val="000000"/>
                <w:lang w:val="en-US" w:eastAsia="nl-NL"/>
              </w:rPr>
              <w:t xml:space="preserve">P pili adhesin - Cystitis-associated </w:t>
            </w:r>
            <w:proofErr w:type="spellStart"/>
            <w:r w:rsidRPr="00757308">
              <w:rPr>
                <w:rFonts w:ascii="Calibri" w:eastAsia="Times New Roman" w:hAnsi="Calibri" w:cs="Calibri"/>
                <w:color w:val="000000"/>
                <w:lang w:val="en-US" w:eastAsia="nl-NL"/>
              </w:rPr>
              <w:t>papG</w:t>
            </w:r>
            <w:proofErr w:type="spellEnd"/>
            <w:r w:rsidRPr="00757308">
              <w:rPr>
                <w:rFonts w:ascii="Calibri" w:eastAsia="Times New Roman" w:hAnsi="Calibri" w:cs="Calibri"/>
                <w:color w:val="000000"/>
                <w:lang w:val="en-US" w:eastAsia="nl-NL"/>
              </w:rPr>
              <w:t xml:space="preserve"> variant</w:t>
            </w:r>
          </w:p>
        </w:tc>
        <w:tc>
          <w:tcPr>
            <w:tcW w:w="1559" w:type="dxa"/>
            <w:tcBorders>
              <w:top w:val="nil"/>
              <w:left w:val="nil"/>
              <w:bottom w:val="single" w:sz="4" w:space="0" w:color="auto"/>
              <w:right w:val="single" w:sz="4" w:space="0" w:color="auto"/>
            </w:tcBorders>
            <w:vAlign w:val="bottom"/>
          </w:tcPr>
          <w:p w14:paraId="247E8FFF" w14:textId="69279A1C" w:rsidR="009E32A5" w:rsidRPr="00E804FE" w:rsidRDefault="009E32A5"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16 (35)</w:t>
            </w:r>
          </w:p>
        </w:tc>
        <w:tc>
          <w:tcPr>
            <w:tcW w:w="1701" w:type="dxa"/>
            <w:tcBorders>
              <w:top w:val="nil"/>
              <w:left w:val="single" w:sz="4" w:space="0" w:color="auto"/>
              <w:bottom w:val="single" w:sz="4" w:space="0" w:color="auto"/>
              <w:right w:val="single" w:sz="4" w:space="0" w:color="auto"/>
            </w:tcBorders>
            <w:shd w:val="clear" w:color="auto" w:fill="auto"/>
            <w:noWrap/>
            <w:vAlign w:val="bottom"/>
            <w:hideMark/>
          </w:tcPr>
          <w:p w14:paraId="2DBCA3B7" w14:textId="5F3B5689" w:rsidR="009E32A5" w:rsidRPr="009E32A5" w:rsidRDefault="009E32A5" w:rsidP="00E84116">
            <w:pPr>
              <w:spacing w:after="0" w:line="240" w:lineRule="auto"/>
              <w:jc w:val="right"/>
              <w:rPr>
                <w:rFonts w:ascii="Calibri" w:eastAsia="Times New Roman" w:hAnsi="Calibri" w:cs="Calibri"/>
                <w:color w:val="000000"/>
                <w:lang w:eastAsia="nl-NL"/>
              </w:rPr>
            </w:pPr>
            <w:r w:rsidRPr="009E32A5">
              <w:rPr>
                <w:rFonts w:ascii="Calibri" w:eastAsia="Times New Roman" w:hAnsi="Calibri" w:cs="Calibri"/>
                <w:color w:val="000000"/>
                <w:lang w:eastAsia="nl-NL"/>
              </w:rPr>
              <w:t>11 (35)</w:t>
            </w:r>
          </w:p>
        </w:tc>
        <w:tc>
          <w:tcPr>
            <w:tcW w:w="1843" w:type="dxa"/>
            <w:tcBorders>
              <w:top w:val="nil"/>
              <w:left w:val="nil"/>
              <w:bottom w:val="single" w:sz="4" w:space="0" w:color="auto"/>
              <w:right w:val="single" w:sz="8" w:space="0" w:color="auto"/>
            </w:tcBorders>
            <w:shd w:val="clear" w:color="auto" w:fill="auto"/>
            <w:noWrap/>
            <w:vAlign w:val="bottom"/>
            <w:hideMark/>
          </w:tcPr>
          <w:p w14:paraId="38E166D7" w14:textId="040C86FA" w:rsidR="009E32A5" w:rsidRPr="009E32A5" w:rsidRDefault="009E32A5" w:rsidP="00E84116">
            <w:pPr>
              <w:spacing w:after="0" w:line="240" w:lineRule="auto"/>
              <w:jc w:val="right"/>
              <w:rPr>
                <w:rFonts w:ascii="Calibri" w:eastAsia="Times New Roman" w:hAnsi="Calibri" w:cs="Calibri"/>
                <w:color w:val="000000"/>
                <w:lang w:eastAsia="nl-NL"/>
              </w:rPr>
            </w:pPr>
            <w:r w:rsidRPr="009E32A5">
              <w:rPr>
                <w:rFonts w:ascii="Calibri" w:eastAsia="Times New Roman" w:hAnsi="Calibri" w:cs="Calibri"/>
                <w:color w:val="000000"/>
                <w:lang w:eastAsia="nl-NL"/>
              </w:rPr>
              <w:t>5 (33)</w:t>
            </w:r>
          </w:p>
        </w:tc>
      </w:tr>
      <w:tr w:rsidR="009E32A5" w:rsidRPr="00E804FE" w14:paraId="26F3B6EB" w14:textId="5C6E6B72" w:rsidTr="009E32A5">
        <w:trPr>
          <w:trHeight w:val="390"/>
        </w:trPr>
        <w:tc>
          <w:tcPr>
            <w:tcW w:w="1960" w:type="dxa"/>
            <w:tcBorders>
              <w:top w:val="nil"/>
              <w:left w:val="single" w:sz="8" w:space="0" w:color="auto"/>
              <w:bottom w:val="single" w:sz="4" w:space="0" w:color="auto"/>
              <w:right w:val="single" w:sz="4" w:space="0" w:color="auto"/>
            </w:tcBorders>
            <w:shd w:val="clear" w:color="auto" w:fill="auto"/>
            <w:noWrap/>
            <w:vAlign w:val="bottom"/>
            <w:hideMark/>
          </w:tcPr>
          <w:p w14:paraId="580F650E" w14:textId="77777777" w:rsidR="009E32A5" w:rsidRPr="00757308" w:rsidRDefault="009E32A5" w:rsidP="00E84116">
            <w:pPr>
              <w:spacing w:after="0" w:line="240" w:lineRule="auto"/>
              <w:rPr>
                <w:rFonts w:ascii="Calibri" w:eastAsia="Times New Roman" w:hAnsi="Calibri" w:cs="Calibri"/>
                <w:i/>
                <w:iCs/>
                <w:color w:val="000000"/>
                <w:lang w:eastAsia="nl-NL"/>
              </w:rPr>
            </w:pPr>
            <w:proofErr w:type="spellStart"/>
            <w:r w:rsidRPr="00757308">
              <w:rPr>
                <w:rFonts w:ascii="Calibri" w:eastAsia="Times New Roman" w:hAnsi="Calibri" w:cs="Calibri"/>
                <w:i/>
                <w:iCs/>
                <w:color w:val="000000"/>
                <w:lang w:eastAsia="nl-NL"/>
              </w:rPr>
              <w:t>picU</w:t>
            </w:r>
            <w:proofErr w:type="spellEnd"/>
          </w:p>
        </w:tc>
        <w:tc>
          <w:tcPr>
            <w:tcW w:w="5543" w:type="dxa"/>
            <w:tcBorders>
              <w:top w:val="nil"/>
              <w:left w:val="nil"/>
              <w:bottom w:val="single" w:sz="4" w:space="0" w:color="auto"/>
              <w:right w:val="single" w:sz="4" w:space="0" w:color="auto"/>
            </w:tcBorders>
            <w:shd w:val="clear" w:color="auto" w:fill="auto"/>
            <w:noWrap/>
            <w:vAlign w:val="bottom"/>
            <w:hideMark/>
          </w:tcPr>
          <w:p w14:paraId="61A4C15F" w14:textId="77777777" w:rsidR="009E32A5" w:rsidRPr="00757308" w:rsidRDefault="009E32A5" w:rsidP="00E84116">
            <w:pPr>
              <w:spacing w:after="0" w:line="240" w:lineRule="auto"/>
              <w:rPr>
                <w:rFonts w:ascii="Calibri" w:eastAsia="Times New Roman" w:hAnsi="Calibri" w:cs="Calibri"/>
                <w:color w:val="000000"/>
                <w:lang w:val="en-US" w:eastAsia="nl-NL"/>
              </w:rPr>
            </w:pPr>
            <w:r w:rsidRPr="00757308">
              <w:rPr>
                <w:rFonts w:ascii="Calibri" w:eastAsia="Times New Roman" w:hAnsi="Calibri" w:cs="Calibri"/>
                <w:color w:val="000000"/>
                <w:lang w:val="en-US" w:eastAsia="nl-NL"/>
              </w:rPr>
              <w:t>Protein involved in Intestinal Colonization -  serine protease</w:t>
            </w:r>
          </w:p>
        </w:tc>
        <w:tc>
          <w:tcPr>
            <w:tcW w:w="1559" w:type="dxa"/>
            <w:tcBorders>
              <w:top w:val="nil"/>
              <w:left w:val="nil"/>
              <w:bottom w:val="single" w:sz="4" w:space="0" w:color="auto"/>
              <w:right w:val="single" w:sz="4" w:space="0" w:color="auto"/>
            </w:tcBorders>
            <w:vAlign w:val="bottom"/>
          </w:tcPr>
          <w:p w14:paraId="56E6890C" w14:textId="54E94544" w:rsidR="009E32A5" w:rsidRPr="00E804FE" w:rsidRDefault="009E32A5"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8 (17)</w:t>
            </w:r>
          </w:p>
        </w:tc>
        <w:tc>
          <w:tcPr>
            <w:tcW w:w="1701" w:type="dxa"/>
            <w:tcBorders>
              <w:top w:val="nil"/>
              <w:left w:val="single" w:sz="4" w:space="0" w:color="auto"/>
              <w:bottom w:val="single" w:sz="4" w:space="0" w:color="auto"/>
              <w:right w:val="single" w:sz="4" w:space="0" w:color="auto"/>
            </w:tcBorders>
            <w:shd w:val="clear" w:color="auto" w:fill="auto"/>
            <w:noWrap/>
            <w:vAlign w:val="bottom"/>
            <w:hideMark/>
          </w:tcPr>
          <w:p w14:paraId="089B39F3" w14:textId="2E8FC30D" w:rsidR="009E32A5" w:rsidRPr="009E32A5" w:rsidRDefault="009E32A5" w:rsidP="00E84116">
            <w:pPr>
              <w:spacing w:after="0" w:line="240" w:lineRule="auto"/>
              <w:jc w:val="right"/>
              <w:rPr>
                <w:rFonts w:ascii="Calibri" w:eastAsia="Times New Roman" w:hAnsi="Calibri" w:cs="Calibri"/>
                <w:color w:val="000000"/>
                <w:lang w:eastAsia="nl-NL"/>
              </w:rPr>
            </w:pPr>
            <w:r w:rsidRPr="009E32A5">
              <w:rPr>
                <w:rFonts w:ascii="Calibri" w:eastAsia="Times New Roman" w:hAnsi="Calibri" w:cs="Calibri"/>
                <w:color w:val="000000"/>
                <w:lang w:eastAsia="nl-NL"/>
              </w:rPr>
              <w:t>6 (19)</w:t>
            </w:r>
          </w:p>
        </w:tc>
        <w:tc>
          <w:tcPr>
            <w:tcW w:w="1843" w:type="dxa"/>
            <w:tcBorders>
              <w:top w:val="nil"/>
              <w:left w:val="nil"/>
              <w:bottom w:val="single" w:sz="4" w:space="0" w:color="auto"/>
              <w:right w:val="single" w:sz="8" w:space="0" w:color="auto"/>
            </w:tcBorders>
            <w:shd w:val="clear" w:color="auto" w:fill="auto"/>
            <w:noWrap/>
            <w:vAlign w:val="bottom"/>
            <w:hideMark/>
          </w:tcPr>
          <w:p w14:paraId="460AC9FD" w14:textId="328E3165" w:rsidR="009E32A5" w:rsidRPr="009E32A5" w:rsidRDefault="009E32A5" w:rsidP="00E84116">
            <w:pPr>
              <w:spacing w:after="0" w:line="240" w:lineRule="auto"/>
              <w:jc w:val="right"/>
              <w:rPr>
                <w:rFonts w:ascii="Calibri" w:eastAsia="Times New Roman" w:hAnsi="Calibri" w:cs="Calibri"/>
                <w:color w:val="000000"/>
                <w:lang w:eastAsia="nl-NL"/>
              </w:rPr>
            </w:pPr>
            <w:r w:rsidRPr="009E32A5">
              <w:rPr>
                <w:rFonts w:ascii="Calibri" w:eastAsia="Times New Roman" w:hAnsi="Calibri" w:cs="Calibri"/>
                <w:color w:val="000000"/>
                <w:lang w:eastAsia="nl-NL"/>
              </w:rPr>
              <w:t>2 (13)</w:t>
            </w:r>
          </w:p>
        </w:tc>
      </w:tr>
      <w:tr w:rsidR="009E32A5" w:rsidRPr="00E804FE" w14:paraId="462E0510" w14:textId="5346C39A" w:rsidTr="009E32A5">
        <w:trPr>
          <w:trHeight w:val="390"/>
        </w:trPr>
        <w:tc>
          <w:tcPr>
            <w:tcW w:w="1960" w:type="dxa"/>
            <w:tcBorders>
              <w:top w:val="nil"/>
              <w:left w:val="single" w:sz="8" w:space="0" w:color="auto"/>
              <w:bottom w:val="single" w:sz="4" w:space="0" w:color="auto"/>
              <w:right w:val="single" w:sz="4" w:space="0" w:color="auto"/>
            </w:tcBorders>
            <w:shd w:val="clear" w:color="auto" w:fill="auto"/>
            <w:noWrap/>
            <w:vAlign w:val="bottom"/>
            <w:hideMark/>
          </w:tcPr>
          <w:p w14:paraId="6EBD1E33" w14:textId="77777777" w:rsidR="009E32A5" w:rsidRPr="00757308" w:rsidRDefault="009E32A5" w:rsidP="00E84116">
            <w:pPr>
              <w:spacing w:after="0" w:line="240" w:lineRule="auto"/>
              <w:rPr>
                <w:rFonts w:ascii="Calibri" w:eastAsia="Times New Roman" w:hAnsi="Calibri" w:cs="Calibri"/>
                <w:i/>
                <w:iCs/>
                <w:color w:val="000000"/>
                <w:lang w:eastAsia="nl-NL"/>
              </w:rPr>
            </w:pPr>
            <w:proofErr w:type="spellStart"/>
            <w:r w:rsidRPr="00757308">
              <w:rPr>
                <w:rFonts w:ascii="Calibri" w:eastAsia="Times New Roman" w:hAnsi="Calibri" w:cs="Calibri"/>
                <w:i/>
                <w:iCs/>
                <w:color w:val="000000"/>
                <w:lang w:eastAsia="nl-NL"/>
              </w:rPr>
              <w:t>sat</w:t>
            </w:r>
            <w:proofErr w:type="spellEnd"/>
          </w:p>
        </w:tc>
        <w:tc>
          <w:tcPr>
            <w:tcW w:w="5543" w:type="dxa"/>
            <w:tcBorders>
              <w:top w:val="nil"/>
              <w:left w:val="nil"/>
              <w:bottom w:val="single" w:sz="4" w:space="0" w:color="auto"/>
              <w:right w:val="single" w:sz="4" w:space="0" w:color="auto"/>
            </w:tcBorders>
            <w:shd w:val="clear" w:color="auto" w:fill="auto"/>
            <w:noWrap/>
            <w:vAlign w:val="bottom"/>
            <w:hideMark/>
          </w:tcPr>
          <w:p w14:paraId="683C79A5" w14:textId="3F8806E7" w:rsidR="009E32A5" w:rsidRPr="00E804FE" w:rsidRDefault="009E32A5" w:rsidP="00E84116">
            <w:pPr>
              <w:spacing w:after="0" w:line="240" w:lineRule="auto"/>
              <w:rPr>
                <w:rFonts w:ascii="Calibri" w:eastAsia="Times New Roman" w:hAnsi="Calibri" w:cs="Calibri"/>
                <w:color w:val="000000"/>
                <w:lang w:eastAsia="nl-NL"/>
              </w:rPr>
            </w:pPr>
            <w:proofErr w:type="spellStart"/>
            <w:r w:rsidRPr="00E804FE">
              <w:rPr>
                <w:rFonts w:ascii="Calibri" w:eastAsia="Times New Roman" w:hAnsi="Calibri" w:cs="Calibri"/>
                <w:color w:val="000000"/>
                <w:lang w:eastAsia="nl-NL"/>
              </w:rPr>
              <w:t>Secreted</w:t>
            </w:r>
            <w:proofErr w:type="spellEnd"/>
            <w:r w:rsidRPr="00E804FE">
              <w:rPr>
                <w:rFonts w:ascii="Calibri" w:eastAsia="Times New Roman" w:hAnsi="Calibri" w:cs="Calibri"/>
                <w:color w:val="000000"/>
                <w:lang w:eastAsia="nl-NL"/>
              </w:rPr>
              <w:t xml:space="preserve"> </w:t>
            </w:r>
            <w:proofErr w:type="spellStart"/>
            <w:r>
              <w:rPr>
                <w:rFonts w:ascii="Calibri" w:eastAsia="Times New Roman" w:hAnsi="Calibri" w:cs="Calibri"/>
                <w:color w:val="000000"/>
                <w:lang w:eastAsia="nl-NL"/>
              </w:rPr>
              <w:t>a</w:t>
            </w:r>
            <w:r w:rsidRPr="00E804FE">
              <w:rPr>
                <w:rFonts w:ascii="Calibri" w:eastAsia="Times New Roman" w:hAnsi="Calibri" w:cs="Calibri"/>
                <w:color w:val="000000"/>
                <w:lang w:eastAsia="nl-NL"/>
              </w:rPr>
              <w:t>utotransporter</w:t>
            </w:r>
            <w:proofErr w:type="spellEnd"/>
            <w:r w:rsidRPr="00E804FE">
              <w:rPr>
                <w:rFonts w:ascii="Calibri" w:eastAsia="Times New Roman" w:hAnsi="Calibri" w:cs="Calibri"/>
                <w:color w:val="000000"/>
                <w:lang w:eastAsia="nl-NL"/>
              </w:rPr>
              <w:t xml:space="preserve"> </w:t>
            </w:r>
            <w:proofErr w:type="spellStart"/>
            <w:r>
              <w:rPr>
                <w:rFonts w:ascii="Calibri" w:eastAsia="Times New Roman" w:hAnsi="Calibri" w:cs="Calibri"/>
                <w:color w:val="000000"/>
                <w:lang w:eastAsia="nl-NL"/>
              </w:rPr>
              <w:t>t</w:t>
            </w:r>
            <w:r w:rsidRPr="00E804FE">
              <w:rPr>
                <w:rFonts w:ascii="Calibri" w:eastAsia="Times New Roman" w:hAnsi="Calibri" w:cs="Calibri"/>
                <w:color w:val="000000"/>
                <w:lang w:eastAsia="nl-NL"/>
              </w:rPr>
              <w:t>oxin</w:t>
            </w:r>
            <w:proofErr w:type="spellEnd"/>
          </w:p>
        </w:tc>
        <w:tc>
          <w:tcPr>
            <w:tcW w:w="1559" w:type="dxa"/>
            <w:tcBorders>
              <w:top w:val="nil"/>
              <w:left w:val="nil"/>
              <w:bottom w:val="single" w:sz="4" w:space="0" w:color="auto"/>
              <w:right w:val="single" w:sz="4" w:space="0" w:color="auto"/>
            </w:tcBorders>
            <w:vAlign w:val="bottom"/>
          </w:tcPr>
          <w:p w14:paraId="41035745" w14:textId="3BB4B519" w:rsidR="009E32A5" w:rsidRPr="00E804FE" w:rsidRDefault="009E32A5"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9 (20)</w:t>
            </w:r>
          </w:p>
        </w:tc>
        <w:tc>
          <w:tcPr>
            <w:tcW w:w="1701" w:type="dxa"/>
            <w:tcBorders>
              <w:top w:val="nil"/>
              <w:left w:val="single" w:sz="4" w:space="0" w:color="auto"/>
              <w:bottom w:val="single" w:sz="4" w:space="0" w:color="auto"/>
              <w:right w:val="single" w:sz="4" w:space="0" w:color="auto"/>
            </w:tcBorders>
            <w:shd w:val="clear" w:color="000000" w:fill="FFC000"/>
            <w:noWrap/>
            <w:vAlign w:val="bottom"/>
            <w:hideMark/>
          </w:tcPr>
          <w:p w14:paraId="7313972A" w14:textId="08F7DD69" w:rsidR="009E32A5" w:rsidRPr="009E32A5" w:rsidRDefault="009E32A5" w:rsidP="00E84116">
            <w:pPr>
              <w:spacing w:after="0" w:line="240" w:lineRule="auto"/>
              <w:jc w:val="right"/>
              <w:rPr>
                <w:rFonts w:ascii="Calibri" w:eastAsia="Times New Roman" w:hAnsi="Calibri" w:cs="Calibri"/>
                <w:color w:val="000000"/>
                <w:lang w:eastAsia="nl-NL"/>
              </w:rPr>
            </w:pPr>
            <w:r w:rsidRPr="009E32A5">
              <w:rPr>
                <w:rFonts w:ascii="Calibri" w:eastAsia="Times New Roman" w:hAnsi="Calibri" w:cs="Calibri"/>
                <w:color w:val="000000"/>
                <w:lang w:eastAsia="nl-NL"/>
              </w:rPr>
              <w:t>4 (13)</w:t>
            </w:r>
          </w:p>
        </w:tc>
        <w:tc>
          <w:tcPr>
            <w:tcW w:w="1843" w:type="dxa"/>
            <w:tcBorders>
              <w:top w:val="nil"/>
              <w:left w:val="nil"/>
              <w:bottom w:val="single" w:sz="4" w:space="0" w:color="auto"/>
              <w:right w:val="single" w:sz="8" w:space="0" w:color="auto"/>
            </w:tcBorders>
            <w:shd w:val="clear" w:color="000000" w:fill="FFC000"/>
            <w:noWrap/>
            <w:vAlign w:val="bottom"/>
            <w:hideMark/>
          </w:tcPr>
          <w:p w14:paraId="519B197F" w14:textId="7A10A3B7" w:rsidR="009E32A5" w:rsidRPr="009E32A5" w:rsidRDefault="009E32A5" w:rsidP="00E84116">
            <w:pPr>
              <w:spacing w:after="0" w:line="240" w:lineRule="auto"/>
              <w:jc w:val="right"/>
              <w:rPr>
                <w:rFonts w:ascii="Calibri" w:eastAsia="Times New Roman" w:hAnsi="Calibri" w:cs="Calibri"/>
                <w:color w:val="000000"/>
                <w:lang w:eastAsia="nl-NL"/>
              </w:rPr>
            </w:pPr>
            <w:r w:rsidRPr="009E32A5">
              <w:rPr>
                <w:rFonts w:ascii="Calibri" w:eastAsia="Times New Roman" w:hAnsi="Calibri" w:cs="Calibri"/>
                <w:color w:val="000000"/>
                <w:lang w:eastAsia="nl-NL"/>
              </w:rPr>
              <w:t>5 (33)</w:t>
            </w:r>
          </w:p>
        </w:tc>
      </w:tr>
      <w:tr w:rsidR="009E32A5" w:rsidRPr="00E804FE" w14:paraId="0894CA38" w14:textId="6D531D81" w:rsidTr="009E32A5">
        <w:trPr>
          <w:trHeight w:val="390"/>
        </w:trPr>
        <w:tc>
          <w:tcPr>
            <w:tcW w:w="1960" w:type="dxa"/>
            <w:tcBorders>
              <w:top w:val="nil"/>
              <w:left w:val="single" w:sz="8" w:space="0" w:color="auto"/>
              <w:bottom w:val="single" w:sz="4" w:space="0" w:color="auto"/>
              <w:right w:val="single" w:sz="4" w:space="0" w:color="auto"/>
            </w:tcBorders>
            <w:shd w:val="clear" w:color="auto" w:fill="auto"/>
            <w:noWrap/>
            <w:vAlign w:val="bottom"/>
            <w:hideMark/>
          </w:tcPr>
          <w:p w14:paraId="6E850E2D" w14:textId="081B1554" w:rsidR="009E32A5" w:rsidRPr="00757308" w:rsidRDefault="009E32A5" w:rsidP="00E84116">
            <w:pPr>
              <w:spacing w:after="0" w:line="240" w:lineRule="auto"/>
              <w:rPr>
                <w:rFonts w:ascii="Calibri" w:eastAsia="Times New Roman" w:hAnsi="Calibri" w:cs="Calibri"/>
                <w:i/>
                <w:iCs/>
                <w:color w:val="000000"/>
                <w:lang w:eastAsia="nl-NL"/>
              </w:rPr>
            </w:pPr>
            <w:proofErr w:type="spellStart"/>
            <w:r>
              <w:rPr>
                <w:rFonts w:ascii="Calibri" w:eastAsia="Times New Roman" w:hAnsi="Calibri" w:cs="Calibri"/>
                <w:i/>
                <w:iCs/>
                <w:color w:val="000000"/>
                <w:lang w:eastAsia="nl-NL"/>
              </w:rPr>
              <w:t>s</w:t>
            </w:r>
            <w:r w:rsidRPr="00757308">
              <w:rPr>
                <w:rFonts w:ascii="Calibri" w:eastAsia="Times New Roman" w:hAnsi="Calibri" w:cs="Calibri"/>
                <w:i/>
                <w:iCs/>
                <w:color w:val="000000"/>
                <w:lang w:eastAsia="nl-NL"/>
              </w:rPr>
              <w:t>faH</w:t>
            </w:r>
            <w:proofErr w:type="spellEnd"/>
          </w:p>
        </w:tc>
        <w:tc>
          <w:tcPr>
            <w:tcW w:w="5543" w:type="dxa"/>
            <w:tcBorders>
              <w:top w:val="nil"/>
              <w:left w:val="nil"/>
              <w:bottom w:val="single" w:sz="4" w:space="0" w:color="auto"/>
              <w:right w:val="single" w:sz="4" w:space="0" w:color="auto"/>
            </w:tcBorders>
            <w:shd w:val="clear" w:color="auto" w:fill="auto"/>
            <w:vAlign w:val="center"/>
            <w:hideMark/>
          </w:tcPr>
          <w:p w14:paraId="017DCC9D" w14:textId="77777777" w:rsidR="009E32A5" w:rsidRPr="00E804FE" w:rsidRDefault="009E32A5" w:rsidP="00E84116">
            <w:pPr>
              <w:spacing w:after="0" w:line="240" w:lineRule="auto"/>
              <w:rPr>
                <w:rFonts w:ascii="Calibri" w:eastAsia="Times New Roman" w:hAnsi="Calibri" w:cs="Calibri"/>
                <w:color w:val="000000"/>
                <w:lang w:eastAsia="nl-NL"/>
              </w:rPr>
            </w:pPr>
            <w:r w:rsidRPr="00E804FE">
              <w:rPr>
                <w:rFonts w:ascii="Calibri" w:eastAsia="Times New Roman" w:hAnsi="Calibri" w:cs="Calibri"/>
                <w:color w:val="000000"/>
                <w:lang w:eastAsia="nl-NL"/>
              </w:rPr>
              <w:t xml:space="preserve">S </w:t>
            </w:r>
            <w:proofErr w:type="spellStart"/>
            <w:r w:rsidRPr="00E804FE">
              <w:rPr>
                <w:rFonts w:ascii="Calibri" w:eastAsia="Times New Roman" w:hAnsi="Calibri" w:cs="Calibri"/>
                <w:color w:val="000000"/>
                <w:lang w:eastAsia="nl-NL"/>
              </w:rPr>
              <w:t>pili</w:t>
            </w:r>
            <w:proofErr w:type="spellEnd"/>
            <w:r w:rsidRPr="00E804FE">
              <w:rPr>
                <w:rFonts w:ascii="Calibri" w:eastAsia="Times New Roman" w:hAnsi="Calibri" w:cs="Calibri"/>
                <w:color w:val="000000"/>
                <w:lang w:eastAsia="nl-NL"/>
              </w:rPr>
              <w:t xml:space="preserve"> </w:t>
            </w:r>
            <w:proofErr w:type="spellStart"/>
            <w:r w:rsidRPr="00E804FE">
              <w:rPr>
                <w:rFonts w:ascii="Calibri" w:eastAsia="Times New Roman" w:hAnsi="Calibri" w:cs="Calibri"/>
                <w:color w:val="000000"/>
                <w:lang w:eastAsia="nl-NL"/>
              </w:rPr>
              <w:t>adhesin</w:t>
            </w:r>
            <w:proofErr w:type="spellEnd"/>
            <w:r w:rsidRPr="00E804FE">
              <w:rPr>
                <w:rFonts w:ascii="Calibri" w:eastAsia="Times New Roman" w:hAnsi="Calibri" w:cs="Calibri"/>
                <w:color w:val="000000"/>
                <w:lang w:eastAsia="nl-NL"/>
              </w:rPr>
              <w:t xml:space="preserve"> (marker </w:t>
            </w:r>
            <w:proofErr w:type="spellStart"/>
            <w:r w:rsidRPr="00E804FE">
              <w:rPr>
                <w:rFonts w:ascii="Calibri" w:eastAsia="Times New Roman" w:hAnsi="Calibri" w:cs="Calibri"/>
                <w:color w:val="000000"/>
                <w:lang w:eastAsia="nl-NL"/>
              </w:rPr>
              <w:t>for</w:t>
            </w:r>
            <w:proofErr w:type="spellEnd"/>
            <w:r w:rsidRPr="00E804FE">
              <w:rPr>
                <w:rFonts w:ascii="Calibri" w:eastAsia="Times New Roman" w:hAnsi="Calibri" w:cs="Calibri"/>
                <w:color w:val="000000"/>
                <w:lang w:eastAsia="nl-NL"/>
              </w:rPr>
              <w:t xml:space="preserve"> </w:t>
            </w:r>
            <w:proofErr w:type="spellStart"/>
            <w:r w:rsidRPr="00E804FE">
              <w:rPr>
                <w:rFonts w:ascii="Calibri" w:eastAsia="Times New Roman" w:hAnsi="Calibri" w:cs="Calibri"/>
                <w:color w:val="000000"/>
                <w:lang w:eastAsia="nl-NL"/>
              </w:rPr>
              <w:t>sfa</w:t>
            </w:r>
            <w:proofErr w:type="spellEnd"/>
            <w:r w:rsidRPr="00E804FE">
              <w:rPr>
                <w:rFonts w:ascii="Calibri" w:eastAsia="Times New Roman" w:hAnsi="Calibri" w:cs="Calibri"/>
                <w:color w:val="000000"/>
                <w:lang w:eastAsia="nl-NL"/>
              </w:rPr>
              <w:t xml:space="preserve"> </w:t>
            </w:r>
            <w:proofErr w:type="spellStart"/>
            <w:r w:rsidRPr="00E804FE">
              <w:rPr>
                <w:rFonts w:ascii="Calibri" w:eastAsia="Times New Roman" w:hAnsi="Calibri" w:cs="Calibri"/>
                <w:color w:val="000000"/>
                <w:lang w:eastAsia="nl-NL"/>
              </w:rPr>
              <w:t>operon</w:t>
            </w:r>
            <w:proofErr w:type="spellEnd"/>
            <w:r w:rsidRPr="00E804FE">
              <w:rPr>
                <w:rFonts w:ascii="Calibri" w:eastAsia="Times New Roman" w:hAnsi="Calibri" w:cs="Calibri"/>
                <w:color w:val="000000"/>
                <w:lang w:eastAsia="nl-NL"/>
              </w:rPr>
              <w:t>)</w:t>
            </w:r>
          </w:p>
        </w:tc>
        <w:tc>
          <w:tcPr>
            <w:tcW w:w="1559" w:type="dxa"/>
            <w:tcBorders>
              <w:top w:val="nil"/>
              <w:left w:val="nil"/>
              <w:bottom w:val="single" w:sz="4" w:space="0" w:color="auto"/>
              <w:right w:val="single" w:sz="4" w:space="0" w:color="auto"/>
            </w:tcBorders>
            <w:vAlign w:val="bottom"/>
          </w:tcPr>
          <w:p w14:paraId="4DE7285A" w14:textId="7B6E106D" w:rsidR="009E32A5" w:rsidRPr="00E804FE" w:rsidRDefault="009E32A5"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11 (24)</w:t>
            </w:r>
          </w:p>
        </w:tc>
        <w:tc>
          <w:tcPr>
            <w:tcW w:w="1701" w:type="dxa"/>
            <w:tcBorders>
              <w:top w:val="nil"/>
              <w:left w:val="single" w:sz="4" w:space="0" w:color="auto"/>
              <w:bottom w:val="single" w:sz="4" w:space="0" w:color="auto"/>
              <w:right w:val="single" w:sz="4" w:space="0" w:color="auto"/>
            </w:tcBorders>
            <w:shd w:val="clear" w:color="000000" w:fill="FFFF00"/>
            <w:noWrap/>
            <w:vAlign w:val="bottom"/>
            <w:hideMark/>
          </w:tcPr>
          <w:p w14:paraId="521F44AD" w14:textId="39C891B1" w:rsidR="009E32A5" w:rsidRPr="009E32A5" w:rsidRDefault="009E32A5" w:rsidP="00E84116">
            <w:pPr>
              <w:spacing w:after="0" w:line="240" w:lineRule="auto"/>
              <w:jc w:val="right"/>
              <w:rPr>
                <w:rFonts w:ascii="Calibri" w:eastAsia="Times New Roman" w:hAnsi="Calibri" w:cs="Calibri"/>
                <w:color w:val="000000"/>
                <w:lang w:eastAsia="nl-NL"/>
              </w:rPr>
            </w:pPr>
            <w:r w:rsidRPr="009E32A5">
              <w:rPr>
                <w:rFonts w:ascii="Calibri" w:eastAsia="Times New Roman" w:hAnsi="Calibri" w:cs="Calibri"/>
                <w:color w:val="000000"/>
                <w:lang w:eastAsia="nl-NL"/>
              </w:rPr>
              <w:t>10 (32)</w:t>
            </w:r>
          </w:p>
        </w:tc>
        <w:tc>
          <w:tcPr>
            <w:tcW w:w="1843" w:type="dxa"/>
            <w:tcBorders>
              <w:top w:val="nil"/>
              <w:left w:val="nil"/>
              <w:bottom w:val="single" w:sz="4" w:space="0" w:color="auto"/>
              <w:right w:val="single" w:sz="8" w:space="0" w:color="auto"/>
            </w:tcBorders>
            <w:shd w:val="clear" w:color="000000" w:fill="FFFF00"/>
            <w:noWrap/>
            <w:vAlign w:val="bottom"/>
            <w:hideMark/>
          </w:tcPr>
          <w:p w14:paraId="149A900C" w14:textId="4224B7A6" w:rsidR="009E32A5" w:rsidRPr="009E32A5" w:rsidRDefault="009E32A5" w:rsidP="00E84116">
            <w:pPr>
              <w:spacing w:after="0" w:line="240" w:lineRule="auto"/>
              <w:jc w:val="right"/>
              <w:rPr>
                <w:rFonts w:ascii="Calibri" w:eastAsia="Times New Roman" w:hAnsi="Calibri" w:cs="Calibri"/>
                <w:color w:val="000000"/>
                <w:lang w:eastAsia="nl-NL"/>
              </w:rPr>
            </w:pPr>
            <w:r w:rsidRPr="009E32A5">
              <w:rPr>
                <w:rFonts w:ascii="Calibri" w:eastAsia="Times New Roman" w:hAnsi="Calibri" w:cs="Calibri"/>
                <w:color w:val="000000"/>
                <w:lang w:eastAsia="nl-NL"/>
              </w:rPr>
              <w:t>1 (7)</w:t>
            </w:r>
          </w:p>
        </w:tc>
      </w:tr>
      <w:tr w:rsidR="009E32A5" w:rsidRPr="00E804FE" w14:paraId="7B3FEC23" w14:textId="14DE08F8" w:rsidTr="009E32A5">
        <w:trPr>
          <w:trHeight w:val="390"/>
        </w:trPr>
        <w:tc>
          <w:tcPr>
            <w:tcW w:w="1960" w:type="dxa"/>
            <w:tcBorders>
              <w:top w:val="nil"/>
              <w:left w:val="single" w:sz="8" w:space="0" w:color="auto"/>
              <w:bottom w:val="single" w:sz="4" w:space="0" w:color="auto"/>
              <w:right w:val="single" w:sz="4" w:space="0" w:color="auto"/>
            </w:tcBorders>
            <w:shd w:val="clear" w:color="auto" w:fill="auto"/>
            <w:noWrap/>
            <w:vAlign w:val="bottom"/>
            <w:hideMark/>
          </w:tcPr>
          <w:p w14:paraId="4F1E801D" w14:textId="77777777" w:rsidR="009E32A5" w:rsidRPr="00757308" w:rsidRDefault="009E32A5" w:rsidP="00E84116">
            <w:pPr>
              <w:spacing w:after="0" w:line="240" w:lineRule="auto"/>
              <w:rPr>
                <w:rFonts w:ascii="Calibri" w:eastAsia="Times New Roman" w:hAnsi="Calibri" w:cs="Calibri"/>
                <w:i/>
                <w:iCs/>
                <w:color w:val="000000"/>
                <w:lang w:eastAsia="nl-NL"/>
              </w:rPr>
            </w:pPr>
            <w:proofErr w:type="spellStart"/>
            <w:r w:rsidRPr="00757308">
              <w:rPr>
                <w:rFonts w:ascii="Calibri" w:eastAsia="Times New Roman" w:hAnsi="Calibri" w:cs="Calibri"/>
                <w:i/>
                <w:iCs/>
                <w:color w:val="000000"/>
                <w:lang w:eastAsia="nl-NL"/>
              </w:rPr>
              <w:t>sitA</w:t>
            </w:r>
            <w:proofErr w:type="spellEnd"/>
          </w:p>
        </w:tc>
        <w:tc>
          <w:tcPr>
            <w:tcW w:w="5543" w:type="dxa"/>
            <w:tcBorders>
              <w:top w:val="nil"/>
              <w:left w:val="nil"/>
              <w:bottom w:val="single" w:sz="4" w:space="0" w:color="auto"/>
              <w:right w:val="single" w:sz="4" w:space="0" w:color="auto"/>
            </w:tcBorders>
            <w:shd w:val="clear" w:color="auto" w:fill="auto"/>
            <w:noWrap/>
            <w:vAlign w:val="bottom"/>
            <w:hideMark/>
          </w:tcPr>
          <w:p w14:paraId="6025B419" w14:textId="77777777" w:rsidR="009E32A5" w:rsidRPr="00E804FE" w:rsidRDefault="009E32A5" w:rsidP="00E84116">
            <w:pPr>
              <w:spacing w:after="0" w:line="240" w:lineRule="auto"/>
              <w:rPr>
                <w:rFonts w:ascii="Calibri" w:eastAsia="Times New Roman" w:hAnsi="Calibri" w:cs="Calibri"/>
                <w:color w:val="000000"/>
                <w:lang w:eastAsia="nl-NL"/>
              </w:rPr>
            </w:pPr>
            <w:proofErr w:type="spellStart"/>
            <w:r w:rsidRPr="00E804FE">
              <w:rPr>
                <w:rFonts w:ascii="Calibri" w:eastAsia="Times New Roman" w:hAnsi="Calibri" w:cs="Calibri"/>
                <w:color w:val="000000"/>
                <w:lang w:eastAsia="nl-NL"/>
              </w:rPr>
              <w:t>Periplasmic</w:t>
            </w:r>
            <w:proofErr w:type="spellEnd"/>
            <w:r w:rsidRPr="00E804FE">
              <w:rPr>
                <w:rFonts w:ascii="Calibri" w:eastAsia="Times New Roman" w:hAnsi="Calibri" w:cs="Calibri"/>
                <w:color w:val="000000"/>
                <w:lang w:eastAsia="nl-NL"/>
              </w:rPr>
              <w:t xml:space="preserve"> iron transport </w:t>
            </w:r>
          </w:p>
        </w:tc>
        <w:tc>
          <w:tcPr>
            <w:tcW w:w="1559" w:type="dxa"/>
            <w:tcBorders>
              <w:top w:val="nil"/>
              <w:left w:val="nil"/>
              <w:bottom w:val="single" w:sz="4" w:space="0" w:color="auto"/>
              <w:right w:val="single" w:sz="4" w:space="0" w:color="auto"/>
            </w:tcBorders>
            <w:vAlign w:val="bottom"/>
          </w:tcPr>
          <w:p w14:paraId="081278B8" w14:textId="62BDF778" w:rsidR="009E32A5" w:rsidRPr="00E804FE" w:rsidRDefault="009E32A5"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38 (83)</w:t>
            </w:r>
          </w:p>
        </w:tc>
        <w:tc>
          <w:tcPr>
            <w:tcW w:w="1701" w:type="dxa"/>
            <w:tcBorders>
              <w:top w:val="nil"/>
              <w:left w:val="single" w:sz="4" w:space="0" w:color="auto"/>
              <w:bottom w:val="single" w:sz="4" w:space="0" w:color="auto"/>
              <w:right w:val="single" w:sz="4" w:space="0" w:color="auto"/>
            </w:tcBorders>
            <w:shd w:val="clear" w:color="000000" w:fill="FFC000"/>
            <w:noWrap/>
            <w:vAlign w:val="bottom"/>
            <w:hideMark/>
          </w:tcPr>
          <w:p w14:paraId="217AFB93" w14:textId="38F65958" w:rsidR="009E32A5" w:rsidRPr="009E32A5" w:rsidRDefault="009E32A5" w:rsidP="00E84116">
            <w:pPr>
              <w:spacing w:after="0" w:line="240" w:lineRule="auto"/>
              <w:jc w:val="right"/>
              <w:rPr>
                <w:rFonts w:ascii="Calibri" w:eastAsia="Times New Roman" w:hAnsi="Calibri" w:cs="Calibri"/>
                <w:color w:val="000000"/>
                <w:lang w:eastAsia="nl-NL"/>
              </w:rPr>
            </w:pPr>
            <w:r w:rsidRPr="009E32A5">
              <w:rPr>
                <w:rFonts w:ascii="Calibri" w:eastAsia="Times New Roman" w:hAnsi="Calibri" w:cs="Calibri"/>
                <w:color w:val="000000"/>
                <w:lang w:eastAsia="nl-NL"/>
              </w:rPr>
              <w:t>24 (77)</w:t>
            </w:r>
          </w:p>
        </w:tc>
        <w:tc>
          <w:tcPr>
            <w:tcW w:w="1843" w:type="dxa"/>
            <w:tcBorders>
              <w:top w:val="nil"/>
              <w:left w:val="nil"/>
              <w:bottom w:val="single" w:sz="4" w:space="0" w:color="auto"/>
              <w:right w:val="single" w:sz="8" w:space="0" w:color="auto"/>
            </w:tcBorders>
            <w:shd w:val="clear" w:color="000000" w:fill="FFC000"/>
            <w:noWrap/>
            <w:vAlign w:val="bottom"/>
            <w:hideMark/>
          </w:tcPr>
          <w:p w14:paraId="0611FDBD" w14:textId="53FC64DE" w:rsidR="009E32A5" w:rsidRPr="009E32A5" w:rsidRDefault="009E32A5" w:rsidP="00E84116">
            <w:pPr>
              <w:spacing w:after="0" w:line="240" w:lineRule="auto"/>
              <w:jc w:val="right"/>
              <w:rPr>
                <w:rFonts w:ascii="Calibri" w:eastAsia="Times New Roman" w:hAnsi="Calibri" w:cs="Calibri"/>
                <w:color w:val="000000"/>
                <w:lang w:eastAsia="nl-NL"/>
              </w:rPr>
            </w:pPr>
            <w:r w:rsidRPr="009E32A5">
              <w:rPr>
                <w:rFonts w:ascii="Calibri" w:eastAsia="Times New Roman" w:hAnsi="Calibri" w:cs="Calibri"/>
                <w:color w:val="000000"/>
                <w:lang w:eastAsia="nl-NL"/>
              </w:rPr>
              <w:t xml:space="preserve"> 14 (93)</w:t>
            </w:r>
          </w:p>
        </w:tc>
      </w:tr>
      <w:tr w:rsidR="009E32A5" w:rsidRPr="00E804FE" w14:paraId="0E9238A2" w14:textId="283EEFBD" w:rsidTr="009E32A5">
        <w:trPr>
          <w:trHeight w:val="390"/>
        </w:trPr>
        <w:tc>
          <w:tcPr>
            <w:tcW w:w="1960" w:type="dxa"/>
            <w:tcBorders>
              <w:top w:val="nil"/>
              <w:left w:val="single" w:sz="8" w:space="0" w:color="auto"/>
              <w:bottom w:val="single" w:sz="4" w:space="0" w:color="auto"/>
              <w:right w:val="single" w:sz="4" w:space="0" w:color="auto"/>
            </w:tcBorders>
            <w:shd w:val="clear" w:color="auto" w:fill="auto"/>
            <w:noWrap/>
            <w:vAlign w:val="bottom"/>
            <w:hideMark/>
          </w:tcPr>
          <w:p w14:paraId="5E52E88F" w14:textId="77777777" w:rsidR="009E32A5" w:rsidRPr="00757308" w:rsidRDefault="009E32A5" w:rsidP="00E84116">
            <w:pPr>
              <w:spacing w:after="0" w:line="240" w:lineRule="auto"/>
              <w:rPr>
                <w:rFonts w:ascii="Calibri" w:eastAsia="Times New Roman" w:hAnsi="Calibri" w:cs="Calibri"/>
                <w:i/>
                <w:iCs/>
                <w:color w:val="000000"/>
                <w:lang w:eastAsia="nl-NL"/>
              </w:rPr>
            </w:pPr>
            <w:proofErr w:type="spellStart"/>
            <w:r w:rsidRPr="00757308">
              <w:rPr>
                <w:rFonts w:ascii="Calibri" w:eastAsia="Times New Roman" w:hAnsi="Calibri" w:cs="Calibri"/>
                <w:i/>
                <w:iCs/>
                <w:color w:val="000000"/>
                <w:lang w:eastAsia="nl-NL"/>
              </w:rPr>
              <w:t>traT</w:t>
            </w:r>
            <w:proofErr w:type="spellEnd"/>
          </w:p>
        </w:tc>
        <w:tc>
          <w:tcPr>
            <w:tcW w:w="5543" w:type="dxa"/>
            <w:tcBorders>
              <w:top w:val="nil"/>
              <w:left w:val="nil"/>
              <w:bottom w:val="single" w:sz="4" w:space="0" w:color="auto"/>
              <w:right w:val="single" w:sz="4" w:space="0" w:color="auto"/>
            </w:tcBorders>
            <w:shd w:val="clear" w:color="auto" w:fill="auto"/>
            <w:noWrap/>
            <w:vAlign w:val="bottom"/>
            <w:hideMark/>
          </w:tcPr>
          <w:p w14:paraId="2DB09AE1" w14:textId="77777777" w:rsidR="009E32A5" w:rsidRPr="00757308" w:rsidRDefault="009E32A5" w:rsidP="00E84116">
            <w:pPr>
              <w:spacing w:after="0" w:line="240" w:lineRule="auto"/>
              <w:rPr>
                <w:rFonts w:ascii="Calibri" w:eastAsia="Times New Roman" w:hAnsi="Calibri" w:cs="Calibri"/>
                <w:color w:val="000000"/>
                <w:lang w:val="en-US" w:eastAsia="nl-NL"/>
              </w:rPr>
            </w:pPr>
            <w:r w:rsidRPr="00757308">
              <w:rPr>
                <w:rFonts w:ascii="Calibri" w:eastAsia="Times New Roman" w:hAnsi="Calibri" w:cs="Calibri"/>
                <w:color w:val="000000"/>
                <w:lang w:val="en-US" w:eastAsia="nl-NL"/>
              </w:rPr>
              <w:t>Temperature-sensitive hemagglutinin - serine protease</w:t>
            </w:r>
          </w:p>
        </w:tc>
        <w:tc>
          <w:tcPr>
            <w:tcW w:w="1559" w:type="dxa"/>
            <w:tcBorders>
              <w:top w:val="nil"/>
              <w:left w:val="nil"/>
              <w:bottom w:val="single" w:sz="4" w:space="0" w:color="auto"/>
              <w:right w:val="single" w:sz="4" w:space="0" w:color="auto"/>
            </w:tcBorders>
            <w:vAlign w:val="bottom"/>
          </w:tcPr>
          <w:p w14:paraId="7686E6D1" w14:textId="7D17198B" w:rsidR="009E32A5" w:rsidRPr="00E804FE" w:rsidRDefault="009E32A5"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21 (46)</w:t>
            </w:r>
          </w:p>
        </w:tc>
        <w:tc>
          <w:tcPr>
            <w:tcW w:w="1701" w:type="dxa"/>
            <w:tcBorders>
              <w:top w:val="nil"/>
              <w:left w:val="single" w:sz="4" w:space="0" w:color="auto"/>
              <w:bottom w:val="single" w:sz="4" w:space="0" w:color="auto"/>
              <w:right w:val="single" w:sz="4" w:space="0" w:color="auto"/>
            </w:tcBorders>
            <w:shd w:val="clear" w:color="auto" w:fill="auto"/>
            <w:noWrap/>
            <w:vAlign w:val="bottom"/>
            <w:hideMark/>
          </w:tcPr>
          <w:p w14:paraId="6B3276EA" w14:textId="0AACA6B3" w:rsidR="009E32A5" w:rsidRPr="009E32A5" w:rsidRDefault="009E32A5" w:rsidP="00E84116">
            <w:pPr>
              <w:spacing w:after="0" w:line="240" w:lineRule="auto"/>
              <w:jc w:val="right"/>
              <w:rPr>
                <w:rFonts w:ascii="Calibri" w:eastAsia="Times New Roman" w:hAnsi="Calibri" w:cs="Calibri"/>
                <w:color w:val="000000"/>
                <w:lang w:eastAsia="nl-NL"/>
              </w:rPr>
            </w:pPr>
            <w:r w:rsidRPr="009E32A5">
              <w:rPr>
                <w:rFonts w:ascii="Calibri" w:eastAsia="Times New Roman" w:hAnsi="Calibri" w:cs="Calibri"/>
                <w:color w:val="000000"/>
                <w:lang w:eastAsia="nl-NL"/>
              </w:rPr>
              <w:t>13 (42)</w:t>
            </w:r>
          </w:p>
        </w:tc>
        <w:tc>
          <w:tcPr>
            <w:tcW w:w="1843" w:type="dxa"/>
            <w:tcBorders>
              <w:top w:val="nil"/>
              <w:left w:val="nil"/>
              <w:bottom w:val="single" w:sz="4" w:space="0" w:color="auto"/>
              <w:right w:val="single" w:sz="8" w:space="0" w:color="auto"/>
            </w:tcBorders>
            <w:shd w:val="clear" w:color="auto" w:fill="auto"/>
            <w:noWrap/>
            <w:vAlign w:val="bottom"/>
            <w:hideMark/>
          </w:tcPr>
          <w:p w14:paraId="0A08CC4C" w14:textId="41D8E47B" w:rsidR="009E32A5" w:rsidRPr="009E32A5" w:rsidRDefault="009E32A5" w:rsidP="00E84116">
            <w:pPr>
              <w:spacing w:after="0" w:line="240" w:lineRule="auto"/>
              <w:jc w:val="right"/>
              <w:rPr>
                <w:rFonts w:ascii="Calibri" w:eastAsia="Times New Roman" w:hAnsi="Calibri" w:cs="Calibri"/>
                <w:color w:val="000000"/>
                <w:lang w:eastAsia="nl-NL"/>
              </w:rPr>
            </w:pPr>
            <w:r w:rsidRPr="009E32A5">
              <w:rPr>
                <w:rFonts w:ascii="Calibri" w:eastAsia="Times New Roman" w:hAnsi="Calibri" w:cs="Calibri"/>
                <w:color w:val="000000"/>
                <w:lang w:eastAsia="nl-NL"/>
              </w:rPr>
              <w:t>8 (53)</w:t>
            </w:r>
          </w:p>
        </w:tc>
      </w:tr>
      <w:tr w:rsidR="009E32A5" w:rsidRPr="00E804FE" w14:paraId="74BCBF85" w14:textId="765A0497" w:rsidTr="009E32A5">
        <w:trPr>
          <w:trHeight w:val="390"/>
        </w:trPr>
        <w:tc>
          <w:tcPr>
            <w:tcW w:w="1960" w:type="dxa"/>
            <w:tcBorders>
              <w:top w:val="nil"/>
              <w:left w:val="single" w:sz="8" w:space="0" w:color="auto"/>
              <w:bottom w:val="single" w:sz="4" w:space="0" w:color="auto"/>
              <w:right w:val="single" w:sz="4" w:space="0" w:color="auto"/>
            </w:tcBorders>
            <w:shd w:val="clear" w:color="auto" w:fill="auto"/>
            <w:noWrap/>
            <w:vAlign w:val="bottom"/>
            <w:hideMark/>
          </w:tcPr>
          <w:p w14:paraId="1A935B19" w14:textId="77777777" w:rsidR="009E32A5" w:rsidRPr="00757308" w:rsidRDefault="009E32A5" w:rsidP="00E84116">
            <w:pPr>
              <w:spacing w:after="0" w:line="240" w:lineRule="auto"/>
              <w:rPr>
                <w:rFonts w:ascii="Calibri" w:eastAsia="Times New Roman" w:hAnsi="Calibri" w:cs="Calibri"/>
                <w:i/>
                <w:iCs/>
                <w:color w:val="000000"/>
                <w:lang w:eastAsia="nl-NL"/>
              </w:rPr>
            </w:pPr>
            <w:proofErr w:type="spellStart"/>
            <w:r w:rsidRPr="00757308">
              <w:rPr>
                <w:rFonts w:ascii="Calibri" w:eastAsia="Times New Roman" w:hAnsi="Calibri" w:cs="Calibri"/>
                <w:i/>
                <w:iCs/>
                <w:color w:val="000000"/>
                <w:lang w:eastAsia="nl-NL"/>
              </w:rPr>
              <w:t>tsH</w:t>
            </w:r>
            <w:proofErr w:type="spellEnd"/>
          </w:p>
        </w:tc>
        <w:tc>
          <w:tcPr>
            <w:tcW w:w="5543" w:type="dxa"/>
            <w:tcBorders>
              <w:top w:val="nil"/>
              <w:left w:val="nil"/>
              <w:bottom w:val="single" w:sz="4" w:space="0" w:color="auto"/>
              <w:right w:val="single" w:sz="4" w:space="0" w:color="auto"/>
            </w:tcBorders>
            <w:shd w:val="clear" w:color="auto" w:fill="auto"/>
            <w:noWrap/>
            <w:vAlign w:val="bottom"/>
            <w:hideMark/>
          </w:tcPr>
          <w:p w14:paraId="221A830F" w14:textId="77777777" w:rsidR="009E32A5" w:rsidRPr="00E804FE" w:rsidRDefault="009E32A5" w:rsidP="00E84116">
            <w:pPr>
              <w:spacing w:after="0" w:line="240" w:lineRule="auto"/>
              <w:rPr>
                <w:rFonts w:ascii="Calibri" w:eastAsia="Times New Roman" w:hAnsi="Calibri" w:cs="Calibri"/>
                <w:color w:val="000000"/>
                <w:lang w:eastAsia="nl-NL"/>
              </w:rPr>
            </w:pPr>
            <w:r w:rsidRPr="00E804FE">
              <w:rPr>
                <w:rFonts w:ascii="Calibri" w:eastAsia="Times New Roman" w:hAnsi="Calibri" w:cs="Calibri"/>
                <w:color w:val="000000"/>
                <w:lang w:eastAsia="nl-NL"/>
              </w:rPr>
              <w:t xml:space="preserve">Surface </w:t>
            </w:r>
            <w:proofErr w:type="spellStart"/>
            <w:r w:rsidRPr="00E804FE">
              <w:rPr>
                <w:rFonts w:ascii="Calibri" w:eastAsia="Times New Roman" w:hAnsi="Calibri" w:cs="Calibri"/>
                <w:color w:val="000000"/>
                <w:lang w:eastAsia="nl-NL"/>
              </w:rPr>
              <w:t>exclusion</w:t>
            </w:r>
            <w:proofErr w:type="spellEnd"/>
            <w:r w:rsidRPr="00E804FE">
              <w:rPr>
                <w:rFonts w:ascii="Calibri" w:eastAsia="Times New Roman" w:hAnsi="Calibri" w:cs="Calibri"/>
                <w:color w:val="000000"/>
                <w:lang w:eastAsia="nl-NL"/>
              </w:rPr>
              <w:t xml:space="preserve"> (</w:t>
            </w:r>
            <w:proofErr w:type="spellStart"/>
            <w:r w:rsidRPr="00E804FE">
              <w:rPr>
                <w:rFonts w:ascii="Calibri" w:eastAsia="Times New Roman" w:hAnsi="Calibri" w:cs="Calibri"/>
                <w:color w:val="000000"/>
                <w:lang w:eastAsia="nl-NL"/>
              </w:rPr>
              <w:t>toxin</w:t>
            </w:r>
            <w:proofErr w:type="spellEnd"/>
            <w:r w:rsidRPr="00E804FE">
              <w:rPr>
                <w:rFonts w:ascii="Calibri" w:eastAsia="Times New Roman" w:hAnsi="Calibri" w:cs="Calibri"/>
                <w:color w:val="000000"/>
                <w:lang w:eastAsia="nl-NL"/>
              </w:rPr>
              <w:t>)</w:t>
            </w:r>
          </w:p>
        </w:tc>
        <w:tc>
          <w:tcPr>
            <w:tcW w:w="1559" w:type="dxa"/>
            <w:tcBorders>
              <w:top w:val="nil"/>
              <w:left w:val="nil"/>
              <w:bottom w:val="single" w:sz="4" w:space="0" w:color="auto"/>
              <w:right w:val="single" w:sz="4" w:space="0" w:color="auto"/>
            </w:tcBorders>
            <w:vAlign w:val="bottom"/>
          </w:tcPr>
          <w:p w14:paraId="4F412D0C" w14:textId="012DA5B4" w:rsidR="009E32A5" w:rsidRPr="00E804FE" w:rsidRDefault="009E32A5"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26 (57)</w:t>
            </w:r>
          </w:p>
        </w:tc>
        <w:tc>
          <w:tcPr>
            <w:tcW w:w="1701" w:type="dxa"/>
            <w:tcBorders>
              <w:top w:val="nil"/>
              <w:left w:val="single" w:sz="4" w:space="0" w:color="auto"/>
              <w:bottom w:val="single" w:sz="4" w:space="0" w:color="auto"/>
              <w:right w:val="single" w:sz="4" w:space="0" w:color="auto"/>
            </w:tcBorders>
            <w:shd w:val="clear" w:color="auto" w:fill="auto"/>
            <w:noWrap/>
            <w:vAlign w:val="bottom"/>
            <w:hideMark/>
          </w:tcPr>
          <w:p w14:paraId="6E229A08" w14:textId="3D819BB5" w:rsidR="009E32A5" w:rsidRPr="009E32A5" w:rsidRDefault="009E32A5" w:rsidP="00E84116">
            <w:pPr>
              <w:spacing w:after="0" w:line="240" w:lineRule="auto"/>
              <w:jc w:val="right"/>
              <w:rPr>
                <w:rFonts w:ascii="Calibri" w:eastAsia="Times New Roman" w:hAnsi="Calibri" w:cs="Calibri"/>
                <w:color w:val="000000"/>
                <w:lang w:eastAsia="nl-NL"/>
              </w:rPr>
            </w:pPr>
            <w:r w:rsidRPr="009E32A5">
              <w:rPr>
                <w:rFonts w:ascii="Calibri" w:eastAsia="Times New Roman" w:hAnsi="Calibri" w:cs="Calibri"/>
                <w:color w:val="000000"/>
                <w:lang w:eastAsia="nl-NL"/>
              </w:rPr>
              <w:t>18 (58)</w:t>
            </w:r>
          </w:p>
        </w:tc>
        <w:tc>
          <w:tcPr>
            <w:tcW w:w="1843" w:type="dxa"/>
            <w:tcBorders>
              <w:top w:val="nil"/>
              <w:left w:val="nil"/>
              <w:bottom w:val="single" w:sz="4" w:space="0" w:color="auto"/>
              <w:right w:val="single" w:sz="8" w:space="0" w:color="auto"/>
            </w:tcBorders>
            <w:shd w:val="clear" w:color="auto" w:fill="auto"/>
            <w:noWrap/>
            <w:vAlign w:val="bottom"/>
            <w:hideMark/>
          </w:tcPr>
          <w:p w14:paraId="407C1EF7" w14:textId="6BAF6E02" w:rsidR="009E32A5" w:rsidRPr="009E32A5" w:rsidRDefault="009E32A5" w:rsidP="00E84116">
            <w:pPr>
              <w:spacing w:after="0" w:line="240" w:lineRule="auto"/>
              <w:jc w:val="right"/>
              <w:rPr>
                <w:rFonts w:ascii="Calibri" w:eastAsia="Times New Roman" w:hAnsi="Calibri" w:cs="Calibri"/>
                <w:color w:val="000000"/>
                <w:lang w:eastAsia="nl-NL"/>
              </w:rPr>
            </w:pPr>
            <w:r w:rsidRPr="009E32A5">
              <w:rPr>
                <w:rFonts w:ascii="Calibri" w:eastAsia="Times New Roman" w:hAnsi="Calibri" w:cs="Calibri"/>
                <w:color w:val="000000"/>
                <w:lang w:eastAsia="nl-NL"/>
              </w:rPr>
              <w:t xml:space="preserve"> 8 (53)</w:t>
            </w:r>
          </w:p>
        </w:tc>
      </w:tr>
      <w:tr w:rsidR="009E32A5" w:rsidRPr="00E804FE" w14:paraId="49661E4C" w14:textId="1F81C706" w:rsidTr="009E32A5">
        <w:trPr>
          <w:trHeight w:val="390"/>
        </w:trPr>
        <w:tc>
          <w:tcPr>
            <w:tcW w:w="1960" w:type="dxa"/>
            <w:tcBorders>
              <w:top w:val="nil"/>
              <w:left w:val="single" w:sz="8" w:space="0" w:color="auto"/>
              <w:bottom w:val="single" w:sz="4" w:space="0" w:color="auto"/>
              <w:right w:val="single" w:sz="4" w:space="0" w:color="auto"/>
            </w:tcBorders>
            <w:shd w:val="clear" w:color="auto" w:fill="auto"/>
            <w:noWrap/>
            <w:vAlign w:val="bottom"/>
            <w:hideMark/>
          </w:tcPr>
          <w:p w14:paraId="080C50B3" w14:textId="77777777" w:rsidR="009E32A5" w:rsidRPr="00757308" w:rsidRDefault="009E32A5" w:rsidP="00E84116">
            <w:pPr>
              <w:spacing w:after="0" w:line="240" w:lineRule="auto"/>
              <w:rPr>
                <w:rFonts w:ascii="Calibri" w:eastAsia="Times New Roman" w:hAnsi="Calibri" w:cs="Calibri"/>
                <w:i/>
                <w:iCs/>
                <w:color w:val="000000"/>
                <w:lang w:eastAsia="nl-NL"/>
              </w:rPr>
            </w:pPr>
            <w:proofErr w:type="spellStart"/>
            <w:r w:rsidRPr="00757308">
              <w:rPr>
                <w:rFonts w:ascii="Calibri" w:eastAsia="Times New Roman" w:hAnsi="Calibri" w:cs="Calibri"/>
                <w:i/>
                <w:iCs/>
                <w:color w:val="000000"/>
                <w:lang w:eastAsia="nl-NL"/>
              </w:rPr>
              <w:t>usp</w:t>
            </w:r>
            <w:proofErr w:type="spellEnd"/>
          </w:p>
        </w:tc>
        <w:tc>
          <w:tcPr>
            <w:tcW w:w="5543" w:type="dxa"/>
            <w:tcBorders>
              <w:top w:val="nil"/>
              <w:left w:val="nil"/>
              <w:bottom w:val="single" w:sz="4" w:space="0" w:color="auto"/>
              <w:right w:val="single" w:sz="4" w:space="0" w:color="auto"/>
            </w:tcBorders>
            <w:shd w:val="clear" w:color="auto" w:fill="auto"/>
            <w:noWrap/>
            <w:vAlign w:val="bottom"/>
            <w:hideMark/>
          </w:tcPr>
          <w:p w14:paraId="5B808E69" w14:textId="77777777" w:rsidR="009E32A5" w:rsidRPr="00E804FE" w:rsidRDefault="009E32A5" w:rsidP="00E84116">
            <w:pPr>
              <w:spacing w:after="0" w:line="240" w:lineRule="auto"/>
              <w:rPr>
                <w:rFonts w:ascii="Calibri" w:eastAsia="Times New Roman" w:hAnsi="Calibri" w:cs="Calibri"/>
                <w:color w:val="000000"/>
                <w:lang w:eastAsia="nl-NL"/>
              </w:rPr>
            </w:pPr>
            <w:proofErr w:type="spellStart"/>
            <w:r w:rsidRPr="00E804FE">
              <w:rPr>
                <w:rFonts w:ascii="Calibri" w:eastAsia="Times New Roman" w:hAnsi="Calibri" w:cs="Calibri"/>
                <w:color w:val="000000"/>
                <w:lang w:eastAsia="nl-NL"/>
              </w:rPr>
              <w:t>Uropathogenic-Specific</w:t>
            </w:r>
            <w:proofErr w:type="spellEnd"/>
            <w:r w:rsidRPr="00E804FE">
              <w:rPr>
                <w:rFonts w:ascii="Calibri" w:eastAsia="Times New Roman" w:hAnsi="Calibri" w:cs="Calibri"/>
                <w:color w:val="000000"/>
                <w:lang w:eastAsia="nl-NL"/>
              </w:rPr>
              <w:t xml:space="preserve"> </w:t>
            </w:r>
            <w:proofErr w:type="spellStart"/>
            <w:r w:rsidRPr="00E804FE">
              <w:rPr>
                <w:rFonts w:ascii="Calibri" w:eastAsia="Times New Roman" w:hAnsi="Calibri" w:cs="Calibri"/>
                <w:color w:val="000000"/>
                <w:lang w:eastAsia="nl-NL"/>
              </w:rPr>
              <w:t>Protein</w:t>
            </w:r>
            <w:proofErr w:type="spellEnd"/>
            <w:r w:rsidRPr="00E804FE">
              <w:rPr>
                <w:rFonts w:ascii="Calibri" w:eastAsia="Times New Roman" w:hAnsi="Calibri" w:cs="Calibri"/>
                <w:color w:val="000000"/>
                <w:lang w:eastAsia="nl-NL"/>
              </w:rPr>
              <w:t xml:space="preserve"> (</w:t>
            </w:r>
            <w:proofErr w:type="spellStart"/>
            <w:r w:rsidRPr="00E804FE">
              <w:rPr>
                <w:rFonts w:ascii="Calibri" w:eastAsia="Times New Roman" w:hAnsi="Calibri" w:cs="Calibri"/>
                <w:color w:val="000000"/>
                <w:lang w:eastAsia="nl-NL"/>
              </w:rPr>
              <w:t>bacteriocin</w:t>
            </w:r>
            <w:proofErr w:type="spellEnd"/>
            <w:r w:rsidRPr="00E804FE">
              <w:rPr>
                <w:rFonts w:ascii="Calibri" w:eastAsia="Times New Roman" w:hAnsi="Calibri" w:cs="Calibri"/>
                <w:color w:val="000000"/>
                <w:lang w:eastAsia="nl-NL"/>
              </w:rPr>
              <w:t>)</w:t>
            </w:r>
          </w:p>
        </w:tc>
        <w:tc>
          <w:tcPr>
            <w:tcW w:w="1559" w:type="dxa"/>
            <w:tcBorders>
              <w:top w:val="nil"/>
              <w:left w:val="nil"/>
              <w:bottom w:val="single" w:sz="4" w:space="0" w:color="auto"/>
              <w:right w:val="single" w:sz="4" w:space="0" w:color="auto"/>
            </w:tcBorders>
            <w:vAlign w:val="bottom"/>
          </w:tcPr>
          <w:p w14:paraId="06E33F8A" w14:textId="2CCDA9DF" w:rsidR="009E32A5" w:rsidRPr="00E804FE" w:rsidRDefault="009E32A5"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30 (65)</w:t>
            </w:r>
          </w:p>
        </w:tc>
        <w:tc>
          <w:tcPr>
            <w:tcW w:w="1701" w:type="dxa"/>
            <w:tcBorders>
              <w:top w:val="nil"/>
              <w:left w:val="single" w:sz="4" w:space="0" w:color="auto"/>
              <w:bottom w:val="single" w:sz="4" w:space="0" w:color="auto"/>
              <w:right w:val="single" w:sz="4" w:space="0" w:color="auto"/>
            </w:tcBorders>
            <w:shd w:val="clear" w:color="auto" w:fill="auto"/>
            <w:noWrap/>
            <w:vAlign w:val="bottom"/>
            <w:hideMark/>
          </w:tcPr>
          <w:p w14:paraId="6DE43280" w14:textId="579CC88C" w:rsidR="009E32A5" w:rsidRPr="009E32A5" w:rsidRDefault="009E32A5" w:rsidP="00E84116">
            <w:pPr>
              <w:spacing w:after="0" w:line="240" w:lineRule="auto"/>
              <w:jc w:val="right"/>
              <w:rPr>
                <w:rFonts w:ascii="Calibri" w:eastAsia="Times New Roman" w:hAnsi="Calibri" w:cs="Calibri"/>
                <w:color w:val="000000"/>
                <w:lang w:eastAsia="nl-NL"/>
              </w:rPr>
            </w:pPr>
            <w:r w:rsidRPr="009E32A5">
              <w:rPr>
                <w:rFonts w:ascii="Calibri" w:eastAsia="Times New Roman" w:hAnsi="Calibri" w:cs="Calibri"/>
                <w:color w:val="000000"/>
                <w:lang w:eastAsia="nl-NL"/>
              </w:rPr>
              <w:t>20 (65)</w:t>
            </w:r>
          </w:p>
        </w:tc>
        <w:tc>
          <w:tcPr>
            <w:tcW w:w="1843" w:type="dxa"/>
            <w:tcBorders>
              <w:top w:val="nil"/>
              <w:left w:val="nil"/>
              <w:bottom w:val="single" w:sz="4" w:space="0" w:color="auto"/>
              <w:right w:val="single" w:sz="8" w:space="0" w:color="auto"/>
            </w:tcBorders>
            <w:shd w:val="clear" w:color="auto" w:fill="auto"/>
            <w:noWrap/>
            <w:vAlign w:val="bottom"/>
            <w:hideMark/>
          </w:tcPr>
          <w:p w14:paraId="667248F7" w14:textId="288A4B35" w:rsidR="009E32A5" w:rsidRPr="009E32A5" w:rsidRDefault="009E32A5" w:rsidP="00E84116">
            <w:pPr>
              <w:spacing w:after="0" w:line="240" w:lineRule="auto"/>
              <w:jc w:val="right"/>
              <w:rPr>
                <w:rFonts w:ascii="Calibri" w:eastAsia="Times New Roman" w:hAnsi="Calibri" w:cs="Calibri"/>
                <w:color w:val="000000"/>
                <w:lang w:eastAsia="nl-NL"/>
              </w:rPr>
            </w:pPr>
            <w:r w:rsidRPr="009E32A5">
              <w:rPr>
                <w:rFonts w:ascii="Calibri" w:eastAsia="Times New Roman" w:hAnsi="Calibri" w:cs="Calibri"/>
                <w:color w:val="000000"/>
                <w:lang w:eastAsia="nl-NL"/>
              </w:rPr>
              <w:t>10 (67)</w:t>
            </w:r>
          </w:p>
        </w:tc>
      </w:tr>
      <w:tr w:rsidR="009E32A5" w:rsidRPr="00E804FE" w14:paraId="5A3DDE0E" w14:textId="79A8522F" w:rsidTr="009E32A5">
        <w:trPr>
          <w:trHeight w:val="390"/>
        </w:trPr>
        <w:tc>
          <w:tcPr>
            <w:tcW w:w="1960" w:type="dxa"/>
            <w:tcBorders>
              <w:top w:val="nil"/>
              <w:left w:val="single" w:sz="8" w:space="0" w:color="auto"/>
              <w:bottom w:val="single" w:sz="8" w:space="0" w:color="auto"/>
              <w:right w:val="single" w:sz="4" w:space="0" w:color="auto"/>
            </w:tcBorders>
            <w:shd w:val="clear" w:color="auto" w:fill="auto"/>
            <w:noWrap/>
            <w:vAlign w:val="bottom"/>
            <w:hideMark/>
          </w:tcPr>
          <w:p w14:paraId="6DA51908" w14:textId="77777777" w:rsidR="009E32A5" w:rsidRPr="00757308" w:rsidRDefault="009E32A5" w:rsidP="00E84116">
            <w:pPr>
              <w:spacing w:after="0" w:line="240" w:lineRule="auto"/>
              <w:rPr>
                <w:rFonts w:ascii="Calibri" w:eastAsia="Times New Roman" w:hAnsi="Calibri" w:cs="Calibri"/>
                <w:i/>
                <w:iCs/>
                <w:color w:val="000000"/>
                <w:lang w:eastAsia="nl-NL"/>
              </w:rPr>
            </w:pPr>
            <w:r w:rsidRPr="00757308">
              <w:rPr>
                <w:rFonts w:ascii="Calibri" w:eastAsia="Times New Roman" w:hAnsi="Calibri" w:cs="Calibri"/>
                <w:i/>
                <w:iCs/>
                <w:color w:val="000000"/>
                <w:lang w:eastAsia="nl-NL"/>
              </w:rPr>
              <w:t>vat</w:t>
            </w:r>
          </w:p>
        </w:tc>
        <w:tc>
          <w:tcPr>
            <w:tcW w:w="5543" w:type="dxa"/>
            <w:tcBorders>
              <w:top w:val="nil"/>
              <w:left w:val="nil"/>
              <w:bottom w:val="single" w:sz="8" w:space="0" w:color="auto"/>
              <w:right w:val="single" w:sz="4" w:space="0" w:color="auto"/>
            </w:tcBorders>
            <w:shd w:val="clear" w:color="auto" w:fill="auto"/>
            <w:noWrap/>
            <w:vAlign w:val="bottom"/>
            <w:hideMark/>
          </w:tcPr>
          <w:p w14:paraId="71BE366C" w14:textId="77777777" w:rsidR="009E32A5" w:rsidRPr="00757308" w:rsidRDefault="009E32A5" w:rsidP="00E84116">
            <w:pPr>
              <w:spacing w:after="0" w:line="240" w:lineRule="auto"/>
              <w:rPr>
                <w:rFonts w:ascii="Calibri" w:eastAsia="Times New Roman" w:hAnsi="Calibri" w:cs="Calibri"/>
                <w:color w:val="000000"/>
                <w:lang w:val="en-US" w:eastAsia="nl-NL"/>
              </w:rPr>
            </w:pPr>
            <w:proofErr w:type="spellStart"/>
            <w:r w:rsidRPr="00757308">
              <w:rPr>
                <w:rFonts w:ascii="Calibri" w:eastAsia="Times New Roman" w:hAnsi="Calibri" w:cs="Calibri"/>
                <w:color w:val="000000"/>
                <w:lang w:val="en-US" w:eastAsia="nl-NL"/>
              </w:rPr>
              <w:t>Vacolating</w:t>
            </w:r>
            <w:proofErr w:type="spellEnd"/>
            <w:r w:rsidRPr="00757308">
              <w:rPr>
                <w:rFonts w:ascii="Calibri" w:eastAsia="Times New Roman" w:hAnsi="Calibri" w:cs="Calibri"/>
                <w:color w:val="000000"/>
                <w:lang w:val="en-US" w:eastAsia="nl-NL"/>
              </w:rPr>
              <w:t xml:space="preserve"> autotransporter - serine protease (toxin)</w:t>
            </w:r>
          </w:p>
        </w:tc>
        <w:tc>
          <w:tcPr>
            <w:tcW w:w="1559" w:type="dxa"/>
            <w:tcBorders>
              <w:top w:val="nil"/>
              <w:left w:val="nil"/>
              <w:bottom w:val="single" w:sz="8" w:space="0" w:color="auto"/>
              <w:right w:val="single" w:sz="4" w:space="0" w:color="auto"/>
            </w:tcBorders>
            <w:vAlign w:val="bottom"/>
          </w:tcPr>
          <w:p w14:paraId="1B0CB5AA" w14:textId="1F0F1FD5" w:rsidR="009E32A5" w:rsidRPr="00E804FE" w:rsidRDefault="009E32A5" w:rsidP="00E8411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26 (57)</w:t>
            </w:r>
          </w:p>
        </w:tc>
        <w:tc>
          <w:tcPr>
            <w:tcW w:w="1701" w:type="dxa"/>
            <w:tcBorders>
              <w:top w:val="nil"/>
              <w:left w:val="single" w:sz="4" w:space="0" w:color="auto"/>
              <w:bottom w:val="single" w:sz="8" w:space="0" w:color="auto"/>
              <w:right w:val="single" w:sz="4" w:space="0" w:color="auto"/>
            </w:tcBorders>
            <w:shd w:val="clear" w:color="auto" w:fill="auto"/>
            <w:noWrap/>
            <w:vAlign w:val="bottom"/>
            <w:hideMark/>
          </w:tcPr>
          <w:p w14:paraId="293ACA71" w14:textId="6103590D" w:rsidR="009E32A5" w:rsidRPr="009E32A5" w:rsidRDefault="009E32A5" w:rsidP="00E84116">
            <w:pPr>
              <w:spacing w:after="0" w:line="240" w:lineRule="auto"/>
              <w:jc w:val="right"/>
              <w:rPr>
                <w:rFonts w:ascii="Calibri" w:eastAsia="Times New Roman" w:hAnsi="Calibri" w:cs="Calibri"/>
                <w:color w:val="000000"/>
                <w:lang w:eastAsia="nl-NL"/>
              </w:rPr>
            </w:pPr>
            <w:r w:rsidRPr="009E32A5">
              <w:rPr>
                <w:rFonts w:ascii="Calibri" w:eastAsia="Times New Roman" w:hAnsi="Calibri" w:cs="Calibri"/>
                <w:color w:val="000000"/>
                <w:lang w:eastAsia="nl-NL"/>
              </w:rPr>
              <w:t>18 (58)</w:t>
            </w:r>
          </w:p>
        </w:tc>
        <w:tc>
          <w:tcPr>
            <w:tcW w:w="1843" w:type="dxa"/>
            <w:tcBorders>
              <w:top w:val="nil"/>
              <w:left w:val="nil"/>
              <w:bottom w:val="single" w:sz="8" w:space="0" w:color="auto"/>
              <w:right w:val="single" w:sz="8" w:space="0" w:color="auto"/>
            </w:tcBorders>
            <w:shd w:val="clear" w:color="auto" w:fill="auto"/>
            <w:noWrap/>
            <w:vAlign w:val="bottom"/>
            <w:hideMark/>
          </w:tcPr>
          <w:p w14:paraId="4F75189B" w14:textId="78B8B21A" w:rsidR="009E32A5" w:rsidRPr="009E32A5" w:rsidRDefault="009E32A5" w:rsidP="00E84116">
            <w:pPr>
              <w:spacing w:after="0" w:line="240" w:lineRule="auto"/>
              <w:jc w:val="right"/>
              <w:rPr>
                <w:rFonts w:ascii="Calibri" w:eastAsia="Times New Roman" w:hAnsi="Calibri" w:cs="Calibri"/>
                <w:color w:val="000000"/>
                <w:lang w:eastAsia="nl-NL"/>
              </w:rPr>
            </w:pPr>
            <w:r w:rsidRPr="009E32A5">
              <w:rPr>
                <w:rFonts w:ascii="Calibri" w:eastAsia="Times New Roman" w:hAnsi="Calibri" w:cs="Calibri"/>
                <w:color w:val="000000"/>
                <w:lang w:eastAsia="nl-NL"/>
              </w:rPr>
              <w:t>8 (53)</w:t>
            </w:r>
          </w:p>
        </w:tc>
      </w:tr>
    </w:tbl>
    <w:p w14:paraId="526E13D3" w14:textId="1F58DF69" w:rsidR="00E61DB5" w:rsidRDefault="00E61DB5">
      <w:pPr>
        <w:rPr>
          <w:rFonts w:cs="Arial"/>
          <w:b/>
          <w:i/>
          <w:lang w:val="en-GB"/>
        </w:rPr>
      </w:pPr>
    </w:p>
    <w:p w14:paraId="1A5CAE4B" w14:textId="13B40E69" w:rsidR="00E61DB5" w:rsidRPr="00D70F90" w:rsidRDefault="00E5548E" w:rsidP="00E61DB5">
      <w:pPr>
        <w:spacing w:line="360" w:lineRule="auto"/>
        <w:rPr>
          <w:rFonts w:cs="Arial"/>
          <w:i/>
          <w:lang w:val="en-GB"/>
        </w:rPr>
      </w:pPr>
      <w:r w:rsidRPr="00E5548E">
        <w:rPr>
          <w:rFonts w:cs="Arial"/>
          <w:b/>
          <w:i/>
          <w:lang w:val="en-GB"/>
        </w:rPr>
        <w:lastRenderedPageBreak/>
        <w:t>Supplementary file 1</w:t>
      </w:r>
      <w:r w:rsidR="007378A5">
        <w:rPr>
          <w:rFonts w:cs="Arial"/>
          <w:b/>
          <w:i/>
          <w:lang w:val="en-GB"/>
        </w:rPr>
        <w:t>:</w:t>
      </w:r>
      <w:r w:rsidR="00E61DB5" w:rsidRPr="00E61DB5">
        <w:rPr>
          <w:rFonts w:cs="Arial"/>
          <w:i/>
          <w:lang w:val="en-GB"/>
        </w:rPr>
        <w:t xml:space="preserve"> </w:t>
      </w:r>
      <w:r w:rsidR="007378A5">
        <w:rPr>
          <w:rFonts w:cs="Arial"/>
          <w:i/>
          <w:lang w:val="en-GB"/>
        </w:rPr>
        <w:t>p</w:t>
      </w:r>
      <w:r w:rsidR="00E61DB5" w:rsidRPr="007378A5">
        <w:rPr>
          <w:rFonts w:cs="Arial"/>
          <w:b/>
          <w:i/>
          <w:lang w:val="en-GB"/>
        </w:rPr>
        <w:t>henotypic and genotypic resistance</w:t>
      </w:r>
    </w:p>
    <w:p w14:paraId="6FD73244" w14:textId="3F8BAA67" w:rsidR="00E61DB5" w:rsidRDefault="00E5548E" w:rsidP="00E5548E">
      <w:pPr>
        <w:spacing w:line="360" w:lineRule="auto"/>
        <w:rPr>
          <w:rFonts w:cs="Arial"/>
          <w:lang w:val="en-GB"/>
        </w:rPr>
      </w:pPr>
      <w:commentRangeStart w:id="47"/>
      <w:r w:rsidRPr="00D70F90">
        <w:rPr>
          <w:rFonts w:cs="Arial"/>
          <w:lang w:val="en-GB"/>
        </w:rPr>
        <w:t>Phenotypic antimicrobial resistance was low</w:t>
      </w:r>
      <w:r w:rsidRPr="00B0510A">
        <w:rPr>
          <w:rFonts w:cs="Arial"/>
          <w:lang w:val="en-GB"/>
        </w:rPr>
        <w:t xml:space="preserve"> </w:t>
      </w:r>
      <w:r w:rsidRPr="00D70F90">
        <w:rPr>
          <w:rFonts w:cs="Arial"/>
          <w:lang w:val="en-GB"/>
        </w:rPr>
        <w:t xml:space="preserve">in both the UTI group and the ASB group. </w:t>
      </w:r>
      <w:r>
        <w:rPr>
          <w:rFonts w:cs="Arial"/>
          <w:lang w:val="en-GB"/>
        </w:rPr>
        <w:t xml:space="preserve">The highest </w:t>
      </w:r>
      <w:r w:rsidRPr="00D70F90">
        <w:rPr>
          <w:rFonts w:cs="Arial"/>
          <w:lang w:val="en-GB"/>
        </w:rPr>
        <w:t xml:space="preserve">resistance was </w:t>
      </w:r>
      <w:r>
        <w:rPr>
          <w:rFonts w:cs="Arial"/>
          <w:lang w:val="en-GB"/>
        </w:rPr>
        <w:t>observed for</w:t>
      </w:r>
      <w:r w:rsidRPr="00D70F90">
        <w:rPr>
          <w:rFonts w:cs="Arial"/>
          <w:lang w:val="en-GB"/>
        </w:rPr>
        <w:t xml:space="preserve"> ampicillin (UTI group 25.8%; ASB group 26.7%), </w:t>
      </w:r>
      <w:r>
        <w:rPr>
          <w:rFonts w:cs="Arial"/>
          <w:lang w:val="en-GB"/>
        </w:rPr>
        <w:t>with</w:t>
      </w:r>
      <w:r w:rsidRPr="00D70F90">
        <w:rPr>
          <w:rFonts w:cs="Arial"/>
          <w:lang w:val="en-GB"/>
        </w:rPr>
        <w:t xml:space="preserve"> many of these isolates also resistant to amoxicillin-clavulanic acid (UTI</w:t>
      </w:r>
      <w:r w:rsidR="002D7501">
        <w:rPr>
          <w:rFonts w:cs="Arial"/>
          <w:lang w:val="en-GB"/>
        </w:rPr>
        <w:t xml:space="preserve"> </w:t>
      </w:r>
      <w:r w:rsidRPr="00D70F90">
        <w:rPr>
          <w:rFonts w:cs="Arial"/>
          <w:lang w:val="en-GB"/>
        </w:rPr>
        <w:t xml:space="preserve">group 19.4%; ASB group 20.0%). Most of these isolates carried a </w:t>
      </w:r>
      <w:r w:rsidRPr="00E5548E">
        <w:rPr>
          <w:rFonts w:cs="Arial"/>
          <w:i/>
          <w:iCs/>
          <w:lang w:val="en-GB"/>
        </w:rPr>
        <w:t>bla</w:t>
      </w:r>
      <w:r w:rsidRPr="00E5548E">
        <w:rPr>
          <w:rFonts w:cs="Arial"/>
          <w:vertAlign w:val="subscript"/>
          <w:lang w:val="en-GB"/>
        </w:rPr>
        <w:t>TEM-1</w:t>
      </w:r>
      <w:r>
        <w:rPr>
          <w:rFonts w:cs="Arial"/>
          <w:vertAlign w:val="subscript"/>
          <w:lang w:val="en-GB"/>
        </w:rPr>
        <w:t xml:space="preserve"> </w:t>
      </w:r>
      <w:r>
        <w:rPr>
          <w:rFonts w:cs="Arial"/>
          <w:lang w:val="en-GB"/>
        </w:rPr>
        <w:t>gene</w:t>
      </w:r>
      <w:r w:rsidRPr="00D70F90">
        <w:rPr>
          <w:rFonts w:cs="Arial"/>
          <w:lang w:val="en-GB"/>
        </w:rPr>
        <w:t xml:space="preserve">. </w:t>
      </w:r>
      <w:r>
        <w:rPr>
          <w:rFonts w:cs="Arial"/>
          <w:lang w:val="en-GB"/>
        </w:rPr>
        <w:t>Three</w:t>
      </w:r>
      <w:r w:rsidRPr="00D70F90">
        <w:rPr>
          <w:rFonts w:cs="Arial"/>
          <w:lang w:val="en-GB"/>
        </w:rPr>
        <w:t xml:space="preserve"> isolates (1 in UTI group and 2 in ASB group) were ESBL-positive, all carrying a </w:t>
      </w:r>
      <w:proofErr w:type="spellStart"/>
      <w:r w:rsidRPr="00E5548E">
        <w:rPr>
          <w:rFonts w:cs="Arial"/>
          <w:i/>
          <w:iCs/>
          <w:lang w:val="en-GB"/>
        </w:rPr>
        <w:t>bla</w:t>
      </w:r>
      <w:r w:rsidRPr="00E5548E">
        <w:rPr>
          <w:rFonts w:cs="Arial"/>
          <w:vertAlign w:val="subscript"/>
          <w:lang w:val="en-GB"/>
        </w:rPr>
        <w:t>CTX</w:t>
      </w:r>
      <w:proofErr w:type="spellEnd"/>
      <w:r w:rsidRPr="00E5548E">
        <w:rPr>
          <w:rFonts w:cs="Arial"/>
          <w:vertAlign w:val="subscript"/>
          <w:lang w:val="en-GB"/>
        </w:rPr>
        <w:t>-M</w:t>
      </w:r>
      <w:r w:rsidRPr="00D70F90">
        <w:rPr>
          <w:rFonts w:cs="Arial"/>
          <w:lang w:val="en-GB"/>
        </w:rPr>
        <w:t xml:space="preserve">. </w:t>
      </w:r>
      <w:r w:rsidR="00E61DB5" w:rsidRPr="00D70F90">
        <w:rPr>
          <w:rFonts w:cs="Arial"/>
          <w:lang w:val="en-GB"/>
        </w:rPr>
        <w:t>No phenotypic resistance to imipenem and meropenem was found, confirmed by the absence of carbapenemase genes.</w:t>
      </w:r>
    </w:p>
    <w:p w14:paraId="5124BF33" w14:textId="1EEBD205" w:rsidR="00E61DB5" w:rsidRDefault="00E5548E" w:rsidP="00E5548E">
      <w:pPr>
        <w:spacing w:line="360" w:lineRule="auto"/>
        <w:rPr>
          <w:rFonts w:cs="Arial"/>
          <w:lang w:val="en-GB"/>
        </w:rPr>
      </w:pPr>
      <w:r w:rsidRPr="00D70F90">
        <w:rPr>
          <w:rFonts w:cs="Arial"/>
          <w:lang w:val="en-GB"/>
        </w:rPr>
        <w:t xml:space="preserve">Resistance to ciprofloxacin was 9.7% in the UTI </w:t>
      </w:r>
      <w:r>
        <w:rPr>
          <w:rFonts w:cs="Arial"/>
          <w:lang w:val="en-GB"/>
        </w:rPr>
        <w:t xml:space="preserve">group and 20.0% in </w:t>
      </w:r>
      <w:r w:rsidR="002D7501">
        <w:rPr>
          <w:rFonts w:cs="Arial"/>
          <w:lang w:val="en-GB"/>
        </w:rPr>
        <w:t xml:space="preserve">the </w:t>
      </w:r>
      <w:r>
        <w:rPr>
          <w:rFonts w:cs="Arial"/>
          <w:lang w:val="en-GB"/>
        </w:rPr>
        <w:t xml:space="preserve">ASB group, </w:t>
      </w:r>
      <w:r w:rsidR="00E77E39">
        <w:rPr>
          <w:rFonts w:cs="Arial"/>
          <w:lang w:val="en-GB"/>
        </w:rPr>
        <w:t xml:space="preserve">all of these isolates had multiple point mutations in </w:t>
      </w:r>
      <w:proofErr w:type="spellStart"/>
      <w:r w:rsidR="00E77E39" w:rsidRPr="00E77E39">
        <w:rPr>
          <w:rFonts w:cs="Arial"/>
          <w:i/>
          <w:lang w:val="en-GB"/>
        </w:rPr>
        <w:t>gyrA</w:t>
      </w:r>
      <w:proofErr w:type="spellEnd"/>
      <w:r w:rsidR="00E77E39">
        <w:rPr>
          <w:rFonts w:cs="Arial"/>
          <w:lang w:val="en-GB"/>
        </w:rPr>
        <w:t xml:space="preserve"> and </w:t>
      </w:r>
      <w:proofErr w:type="spellStart"/>
      <w:r w:rsidR="00E77E39" w:rsidRPr="00E77E39">
        <w:rPr>
          <w:rFonts w:cs="Arial"/>
          <w:i/>
          <w:lang w:val="en-GB"/>
        </w:rPr>
        <w:t>parC</w:t>
      </w:r>
      <w:proofErr w:type="spellEnd"/>
      <w:r w:rsidR="00E77E39">
        <w:rPr>
          <w:rFonts w:cs="Arial"/>
          <w:lang w:val="en-GB"/>
        </w:rPr>
        <w:t xml:space="preserve"> genes</w:t>
      </w:r>
      <w:r w:rsidR="0084545D">
        <w:rPr>
          <w:rFonts w:cs="Arial"/>
          <w:lang w:val="en-GB"/>
        </w:rPr>
        <w:t>, which were</w:t>
      </w:r>
      <w:r w:rsidR="00E77E39">
        <w:rPr>
          <w:rFonts w:cs="Arial"/>
          <w:lang w:val="en-GB"/>
        </w:rPr>
        <w:t xml:space="preserve"> not found in susceptible isolates</w:t>
      </w:r>
      <w:r w:rsidRPr="00D70F90">
        <w:rPr>
          <w:rFonts w:cs="Arial"/>
          <w:lang w:val="en-GB"/>
        </w:rPr>
        <w:t xml:space="preserve">. </w:t>
      </w:r>
    </w:p>
    <w:p w14:paraId="0F1ADCCB" w14:textId="381B5E0B" w:rsidR="00E61DB5" w:rsidRDefault="00E61DB5" w:rsidP="00E5548E">
      <w:pPr>
        <w:spacing w:line="360" w:lineRule="auto"/>
        <w:rPr>
          <w:rFonts w:cs="Arial"/>
          <w:lang w:val="en-GB"/>
        </w:rPr>
      </w:pPr>
      <w:r>
        <w:rPr>
          <w:rFonts w:cs="Arial"/>
          <w:lang w:val="en-GB"/>
        </w:rPr>
        <w:t xml:space="preserve">The </w:t>
      </w:r>
      <w:proofErr w:type="spellStart"/>
      <w:r w:rsidRPr="00E61DB5">
        <w:rPr>
          <w:rFonts w:cs="Arial"/>
          <w:i/>
          <w:lang w:val="en-GB"/>
        </w:rPr>
        <w:t>aac</w:t>
      </w:r>
      <w:proofErr w:type="spellEnd"/>
      <w:r>
        <w:rPr>
          <w:rFonts w:cs="Arial"/>
          <w:lang w:val="en-GB"/>
        </w:rPr>
        <w:t xml:space="preserve"> genes are known to confer resistance to gentam</w:t>
      </w:r>
      <w:r w:rsidR="002D7501">
        <w:rPr>
          <w:rFonts w:cs="Arial"/>
          <w:lang w:val="en-GB"/>
        </w:rPr>
        <w:t>i</w:t>
      </w:r>
      <w:r>
        <w:rPr>
          <w:rFonts w:cs="Arial"/>
          <w:lang w:val="en-GB"/>
        </w:rPr>
        <w:t xml:space="preserve">cin and tobramycin (which were phenotypically tested. </w:t>
      </w:r>
      <w:r w:rsidR="00E5548E" w:rsidRPr="00D70F90">
        <w:rPr>
          <w:rFonts w:cs="Arial"/>
          <w:lang w:val="en-GB"/>
        </w:rPr>
        <w:t xml:space="preserve">Two isolates were resistant to </w:t>
      </w:r>
      <w:r w:rsidR="00E5548E">
        <w:rPr>
          <w:rFonts w:cs="Arial"/>
          <w:lang w:val="en-GB"/>
        </w:rPr>
        <w:t>tobramy</w:t>
      </w:r>
      <w:r w:rsidR="00E5548E" w:rsidRPr="00D70F90">
        <w:rPr>
          <w:rFonts w:cs="Arial"/>
          <w:lang w:val="en-GB"/>
        </w:rPr>
        <w:t>cin and gentamicin, both carrying a</w:t>
      </w:r>
      <w:r w:rsidR="00E5548E">
        <w:rPr>
          <w:rFonts w:cs="Arial"/>
          <w:lang w:val="en-GB"/>
        </w:rPr>
        <w:t>n</w:t>
      </w:r>
      <w:r w:rsidR="00E5548E" w:rsidRPr="00D70F90">
        <w:rPr>
          <w:rFonts w:cs="Arial"/>
          <w:lang w:val="en-GB"/>
        </w:rPr>
        <w:t xml:space="preserve"> </w:t>
      </w:r>
      <w:proofErr w:type="spellStart"/>
      <w:r w:rsidR="00E5548E" w:rsidRPr="00E5548E">
        <w:rPr>
          <w:rFonts w:cs="Arial"/>
          <w:i/>
          <w:iCs/>
          <w:lang w:val="en-GB"/>
        </w:rPr>
        <w:t>aac</w:t>
      </w:r>
      <w:proofErr w:type="spellEnd"/>
      <w:r w:rsidR="00E5548E" w:rsidRPr="00E5548E">
        <w:rPr>
          <w:rFonts w:cs="Arial"/>
          <w:i/>
          <w:iCs/>
          <w:lang w:val="en-GB"/>
        </w:rPr>
        <w:t>(3)</w:t>
      </w:r>
      <w:r w:rsidR="00E5548E" w:rsidRPr="00D70F90">
        <w:rPr>
          <w:rFonts w:cs="Arial"/>
          <w:lang w:val="en-GB"/>
        </w:rPr>
        <w:t xml:space="preserve">-gene. </w:t>
      </w:r>
    </w:p>
    <w:p w14:paraId="17EC853C" w14:textId="77777777" w:rsidR="00E61DB5" w:rsidRDefault="00E5548E" w:rsidP="00E5548E">
      <w:pPr>
        <w:spacing w:line="360" w:lineRule="auto"/>
        <w:rPr>
          <w:rFonts w:cs="Arial"/>
          <w:lang w:val="en-GB"/>
        </w:rPr>
      </w:pPr>
      <w:r w:rsidRPr="00D70F90">
        <w:rPr>
          <w:rFonts w:cs="Arial"/>
          <w:lang w:val="en-GB"/>
        </w:rPr>
        <w:t xml:space="preserve">All isolates resistant to sulfamethoxazole-trimethoprim carried a </w:t>
      </w:r>
      <w:r>
        <w:rPr>
          <w:rFonts w:cs="Arial"/>
          <w:lang w:val="en-GB"/>
        </w:rPr>
        <w:t xml:space="preserve">combination of a </w:t>
      </w:r>
      <w:proofErr w:type="spellStart"/>
      <w:r w:rsidRPr="00E5548E">
        <w:rPr>
          <w:rFonts w:cs="Arial"/>
          <w:i/>
          <w:iCs/>
          <w:lang w:val="en-GB"/>
        </w:rPr>
        <w:t>dfrA</w:t>
      </w:r>
      <w:proofErr w:type="spellEnd"/>
      <w:r>
        <w:rPr>
          <w:rFonts w:cs="Arial"/>
          <w:lang w:val="en-GB"/>
        </w:rPr>
        <w:t xml:space="preserve"> and a </w:t>
      </w:r>
      <w:r w:rsidRPr="00E5548E">
        <w:rPr>
          <w:rFonts w:cs="Arial"/>
          <w:i/>
          <w:iCs/>
          <w:lang w:val="en-GB"/>
        </w:rPr>
        <w:t>sul1</w:t>
      </w:r>
      <w:r>
        <w:rPr>
          <w:rFonts w:cs="Arial"/>
          <w:lang w:val="en-GB"/>
        </w:rPr>
        <w:t xml:space="preserve"> or </w:t>
      </w:r>
      <w:r w:rsidRPr="00E5548E">
        <w:rPr>
          <w:rFonts w:cs="Arial"/>
          <w:i/>
          <w:iCs/>
          <w:lang w:val="en-GB"/>
        </w:rPr>
        <w:t>sul2</w:t>
      </w:r>
      <w:r>
        <w:rPr>
          <w:rFonts w:cs="Arial"/>
          <w:lang w:val="en-GB"/>
        </w:rPr>
        <w:t xml:space="preserve"> </w:t>
      </w:r>
      <w:r w:rsidRPr="00D70F90">
        <w:rPr>
          <w:rFonts w:cs="Arial"/>
          <w:lang w:val="en-GB"/>
        </w:rPr>
        <w:t xml:space="preserve">gene. However, the one isolate </w:t>
      </w:r>
      <w:r>
        <w:rPr>
          <w:rFonts w:cs="Arial"/>
          <w:lang w:val="en-GB"/>
        </w:rPr>
        <w:t xml:space="preserve">phenotypically </w:t>
      </w:r>
      <w:r w:rsidRPr="00D70F90">
        <w:rPr>
          <w:rFonts w:cs="Arial"/>
          <w:lang w:val="en-GB"/>
        </w:rPr>
        <w:t>resistant to trimethoprim</w:t>
      </w:r>
      <w:r>
        <w:rPr>
          <w:rFonts w:cs="Arial"/>
          <w:lang w:val="en-GB"/>
        </w:rPr>
        <w:t>,</w:t>
      </w:r>
      <w:r w:rsidRPr="00D70F90">
        <w:rPr>
          <w:rFonts w:cs="Arial"/>
          <w:lang w:val="en-GB"/>
        </w:rPr>
        <w:t xml:space="preserve"> </w:t>
      </w:r>
      <w:r>
        <w:rPr>
          <w:rFonts w:cs="Arial"/>
          <w:lang w:val="en-GB"/>
        </w:rPr>
        <w:t xml:space="preserve">but susceptible to trimethoprim-sulfamethoxazole </w:t>
      </w:r>
      <w:r w:rsidRPr="00D70F90">
        <w:rPr>
          <w:rFonts w:cs="Arial"/>
          <w:lang w:val="en-GB"/>
        </w:rPr>
        <w:t xml:space="preserve">also carried this </w:t>
      </w:r>
      <w:r>
        <w:rPr>
          <w:rFonts w:cs="Arial"/>
          <w:lang w:val="en-GB"/>
        </w:rPr>
        <w:t xml:space="preserve">gene </w:t>
      </w:r>
      <w:r w:rsidRPr="00D70F90">
        <w:rPr>
          <w:rFonts w:cs="Arial"/>
          <w:lang w:val="en-GB"/>
        </w:rPr>
        <w:t xml:space="preserve">combination. </w:t>
      </w:r>
    </w:p>
    <w:p w14:paraId="6137CD86" w14:textId="31E29057" w:rsidR="00A46525" w:rsidRPr="0050704D" w:rsidRDefault="00E61DB5" w:rsidP="00344A46">
      <w:pPr>
        <w:spacing w:line="360" w:lineRule="auto"/>
        <w:rPr>
          <w:rFonts w:cs="Arial"/>
          <w:lang w:val="en-GB"/>
        </w:rPr>
      </w:pPr>
      <w:r>
        <w:rPr>
          <w:rFonts w:cs="Arial"/>
          <w:lang w:val="en-GB"/>
        </w:rPr>
        <w:t>No</w:t>
      </w:r>
      <w:r w:rsidR="00E5548E" w:rsidRPr="00D70F90">
        <w:rPr>
          <w:rFonts w:cs="Arial"/>
          <w:lang w:val="en-GB"/>
        </w:rPr>
        <w:t xml:space="preserve"> </w:t>
      </w:r>
      <w:r w:rsidR="00E5548E">
        <w:rPr>
          <w:rFonts w:cs="Arial"/>
          <w:lang w:val="en-GB"/>
        </w:rPr>
        <w:t xml:space="preserve">phenotypic nor genotypic </w:t>
      </w:r>
      <w:r w:rsidR="00E5548E" w:rsidRPr="00D70F90">
        <w:rPr>
          <w:rFonts w:cs="Arial"/>
          <w:lang w:val="en-GB"/>
        </w:rPr>
        <w:t>resistance was found to</w:t>
      </w:r>
      <w:r w:rsidR="0043060B">
        <w:rPr>
          <w:rFonts w:cs="Arial"/>
          <w:lang w:val="en-GB"/>
        </w:rPr>
        <w:t xml:space="preserve"> nitrofurantoin and </w:t>
      </w:r>
      <w:proofErr w:type="spellStart"/>
      <w:r w:rsidR="0043060B">
        <w:rPr>
          <w:rFonts w:cs="Arial"/>
          <w:lang w:val="en-GB"/>
        </w:rPr>
        <w:t>fosfomycin</w:t>
      </w:r>
      <w:proofErr w:type="spellEnd"/>
      <w:r w:rsidR="0043060B">
        <w:rPr>
          <w:rFonts w:cs="Arial"/>
          <w:lang w:val="en-GB"/>
        </w:rPr>
        <w:t>.</w:t>
      </w:r>
      <w:commentRangeEnd w:id="47"/>
      <w:r w:rsidR="0010726F">
        <w:rPr>
          <w:rStyle w:val="CommentReference"/>
        </w:rPr>
        <w:commentReference w:id="47"/>
      </w:r>
    </w:p>
    <w:p w14:paraId="115462E6" w14:textId="77777777" w:rsidR="006D7D0E" w:rsidRDefault="006D7D0E" w:rsidP="00344A46">
      <w:pPr>
        <w:spacing w:line="360" w:lineRule="auto"/>
        <w:rPr>
          <w:rFonts w:cstheme="minorHAnsi"/>
          <w:b/>
          <w:bCs/>
          <w:lang w:val="en-GB"/>
        </w:rPr>
      </w:pPr>
    </w:p>
    <w:p w14:paraId="63E8601E" w14:textId="5C645D19" w:rsidR="00C7669E" w:rsidRPr="007378A5" w:rsidRDefault="009929F4" w:rsidP="00344A46">
      <w:pPr>
        <w:spacing w:line="360" w:lineRule="auto"/>
        <w:rPr>
          <w:rFonts w:cstheme="minorHAnsi"/>
          <w:b/>
          <w:bCs/>
          <w:lang w:val="en-GB"/>
        </w:rPr>
      </w:pPr>
      <w:r w:rsidRPr="007378A5">
        <w:rPr>
          <w:rFonts w:cstheme="minorHAnsi"/>
          <w:b/>
          <w:bCs/>
          <w:lang w:val="en-GB"/>
        </w:rPr>
        <w:t>Overview of found p</w:t>
      </w:r>
      <w:r w:rsidR="00C7669E" w:rsidRPr="007378A5">
        <w:rPr>
          <w:rFonts w:cstheme="minorHAnsi"/>
          <w:b/>
          <w:bCs/>
          <w:lang w:val="en-GB"/>
        </w:rPr>
        <w:t>henotypic</w:t>
      </w:r>
      <w:r w:rsidR="00933139" w:rsidRPr="007378A5">
        <w:rPr>
          <w:rFonts w:cstheme="minorHAnsi"/>
          <w:b/>
          <w:bCs/>
          <w:lang w:val="en-GB"/>
        </w:rPr>
        <w:t xml:space="preserve"> and genotypic</w:t>
      </w:r>
      <w:r w:rsidR="00C7669E" w:rsidRPr="007378A5">
        <w:rPr>
          <w:rFonts w:cstheme="minorHAnsi"/>
          <w:b/>
          <w:bCs/>
          <w:lang w:val="en-GB"/>
        </w:rPr>
        <w:t xml:space="preserve"> resistance</w:t>
      </w:r>
    </w:p>
    <w:tbl>
      <w:tblPr>
        <w:tblW w:w="10254" w:type="dxa"/>
        <w:tblCellMar>
          <w:left w:w="70" w:type="dxa"/>
          <w:right w:w="70" w:type="dxa"/>
        </w:tblCellMar>
        <w:tblLook w:val="04A0" w:firstRow="1" w:lastRow="0" w:firstColumn="1" w:lastColumn="0" w:noHBand="0" w:noVBand="1"/>
      </w:tblPr>
      <w:tblGrid>
        <w:gridCol w:w="3295"/>
        <w:gridCol w:w="1496"/>
        <w:gridCol w:w="1202"/>
        <w:gridCol w:w="1229"/>
        <w:gridCol w:w="3032"/>
      </w:tblGrid>
      <w:tr w:rsidR="00C45CB2" w:rsidRPr="00C45CB2" w14:paraId="297F7721" w14:textId="77777777" w:rsidTr="00C45CB2">
        <w:trPr>
          <w:trHeight w:val="295"/>
        </w:trPr>
        <w:tc>
          <w:tcPr>
            <w:tcW w:w="3295" w:type="dxa"/>
            <w:tcBorders>
              <w:top w:val="nil"/>
              <w:left w:val="nil"/>
              <w:bottom w:val="nil"/>
              <w:right w:val="nil"/>
            </w:tcBorders>
            <w:shd w:val="clear" w:color="auto" w:fill="auto"/>
            <w:noWrap/>
            <w:vAlign w:val="bottom"/>
            <w:hideMark/>
          </w:tcPr>
          <w:p w14:paraId="390CFEDE" w14:textId="77777777" w:rsidR="00C45CB2" w:rsidRPr="006D7D0E" w:rsidRDefault="00C45CB2" w:rsidP="00C45CB2">
            <w:pPr>
              <w:spacing w:after="0" w:line="240" w:lineRule="auto"/>
              <w:rPr>
                <w:rFonts w:ascii="Times New Roman" w:eastAsia="Times New Roman" w:hAnsi="Times New Roman" w:cs="Times New Roman"/>
                <w:sz w:val="24"/>
                <w:szCs w:val="24"/>
                <w:lang w:val="en-US" w:eastAsia="nl-NL"/>
              </w:rPr>
            </w:pPr>
          </w:p>
        </w:tc>
        <w:tc>
          <w:tcPr>
            <w:tcW w:w="1496" w:type="dxa"/>
            <w:tcBorders>
              <w:top w:val="nil"/>
              <w:left w:val="nil"/>
              <w:bottom w:val="nil"/>
              <w:right w:val="nil"/>
            </w:tcBorders>
            <w:shd w:val="clear" w:color="auto" w:fill="auto"/>
            <w:noWrap/>
            <w:vAlign w:val="bottom"/>
            <w:hideMark/>
          </w:tcPr>
          <w:p w14:paraId="429A65FC" w14:textId="77777777" w:rsidR="00C45CB2" w:rsidRPr="00C45CB2" w:rsidRDefault="00C45CB2" w:rsidP="00C45CB2">
            <w:pPr>
              <w:spacing w:after="0" w:line="240" w:lineRule="auto"/>
              <w:rPr>
                <w:rFonts w:ascii="Calibri" w:eastAsia="Times New Roman" w:hAnsi="Calibri" w:cs="Calibri"/>
                <w:b/>
                <w:bCs/>
                <w:color w:val="000000"/>
                <w:lang w:eastAsia="nl-NL"/>
              </w:rPr>
            </w:pPr>
            <w:r w:rsidRPr="00C45CB2">
              <w:rPr>
                <w:rFonts w:ascii="Calibri" w:eastAsia="Times New Roman" w:hAnsi="Calibri" w:cs="Calibri"/>
                <w:b/>
                <w:bCs/>
                <w:color w:val="000000"/>
                <w:lang w:eastAsia="nl-NL"/>
              </w:rPr>
              <w:t>Overall, n (%)</w:t>
            </w:r>
          </w:p>
        </w:tc>
        <w:tc>
          <w:tcPr>
            <w:tcW w:w="1202" w:type="dxa"/>
            <w:tcBorders>
              <w:top w:val="nil"/>
              <w:left w:val="nil"/>
              <w:bottom w:val="nil"/>
              <w:right w:val="nil"/>
            </w:tcBorders>
            <w:shd w:val="clear" w:color="auto" w:fill="auto"/>
            <w:noWrap/>
            <w:vAlign w:val="bottom"/>
            <w:hideMark/>
          </w:tcPr>
          <w:p w14:paraId="38475E7F" w14:textId="77777777" w:rsidR="00C45CB2" w:rsidRPr="00C45CB2" w:rsidRDefault="00C45CB2" w:rsidP="00C45CB2">
            <w:pPr>
              <w:spacing w:after="0" w:line="240" w:lineRule="auto"/>
              <w:rPr>
                <w:rFonts w:ascii="Calibri" w:eastAsia="Times New Roman" w:hAnsi="Calibri" w:cs="Calibri"/>
                <w:b/>
                <w:bCs/>
                <w:color w:val="000000"/>
                <w:lang w:eastAsia="nl-NL"/>
              </w:rPr>
            </w:pPr>
            <w:r w:rsidRPr="00C45CB2">
              <w:rPr>
                <w:rFonts w:ascii="Calibri" w:eastAsia="Times New Roman" w:hAnsi="Calibri" w:cs="Calibri"/>
                <w:b/>
                <w:bCs/>
                <w:color w:val="000000"/>
                <w:lang w:eastAsia="nl-NL"/>
              </w:rPr>
              <w:t>UTI, n (%)</w:t>
            </w:r>
          </w:p>
        </w:tc>
        <w:tc>
          <w:tcPr>
            <w:tcW w:w="1229" w:type="dxa"/>
            <w:tcBorders>
              <w:top w:val="nil"/>
              <w:left w:val="nil"/>
              <w:bottom w:val="nil"/>
              <w:right w:val="nil"/>
            </w:tcBorders>
            <w:shd w:val="clear" w:color="auto" w:fill="auto"/>
            <w:noWrap/>
            <w:vAlign w:val="bottom"/>
            <w:hideMark/>
          </w:tcPr>
          <w:p w14:paraId="250101D5" w14:textId="77777777" w:rsidR="00C45CB2" w:rsidRPr="00C45CB2" w:rsidRDefault="00C45CB2" w:rsidP="00C45CB2">
            <w:pPr>
              <w:spacing w:after="0" w:line="240" w:lineRule="auto"/>
              <w:rPr>
                <w:rFonts w:ascii="Calibri" w:eastAsia="Times New Roman" w:hAnsi="Calibri" w:cs="Calibri"/>
                <w:b/>
                <w:bCs/>
                <w:color w:val="000000"/>
                <w:lang w:eastAsia="nl-NL"/>
              </w:rPr>
            </w:pPr>
            <w:r w:rsidRPr="00C45CB2">
              <w:rPr>
                <w:rFonts w:ascii="Calibri" w:eastAsia="Times New Roman" w:hAnsi="Calibri" w:cs="Calibri"/>
                <w:b/>
                <w:bCs/>
                <w:color w:val="000000"/>
                <w:lang w:eastAsia="nl-NL"/>
              </w:rPr>
              <w:t>ASB, n (%)</w:t>
            </w:r>
          </w:p>
        </w:tc>
        <w:tc>
          <w:tcPr>
            <w:tcW w:w="3032" w:type="dxa"/>
            <w:tcBorders>
              <w:top w:val="nil"/>
              <w:left w:val="nil"/>
              <w:bottom w:val="nil"/>
              <w:right w:val="nil"/>
            </w:tcBorders>
            <w:shd w:val="clear" w:color="auto" w:fill="auto"/>
            <w:noWrap/>
            <w:vAlign w:val="bottom"/>
            <w:hideMark/>
          </w:tcPr>
          <w:p w14:paraId="32B01E19" w14:textId="77777777" w:rsidR="00C45CB2" w:rsidRPr="00C45CB2" w:rsidRDefault="00C45CB2" w:rsidP="00C45CB2">
            <w:pPr>
              <w:spacing w:after="0" w:line="240" w:lineRule="auto"/>
              <w:rPr>
                <w:rFonts w:ascii="Calibri" w:eastAsia="Times New Roman" w:hAnsi="Calibri" w:cs="Calibri"/>
                <w:b/>
                <w:bCs/>
                <w:color w:val="000000"/>
                <w:lang w:eastAsia="nl-NL"/>
              </w:rPr>
            </w:pPr>
            <w:proofErr w:type="spellStart"/>
            <w:r w:rsidRPr="00C45CB2">
              <w:rPr>
                <w:rFonts w:ascii="Calibri" w:eastAsia="Times New Roman" w:hAnsi="Calibri" w:cs="Calibri"/>
                <w:b/>
                <w:bCs/>
                <w:color w:val="000000"/>
                <w:lang w:eastAsia="nl-NL"/>
              </w:rPr>
              <w:t>Genes</w:t>
            </w:r>
            <w:proofErr w:type="spellEnd"/>
          </w:p>
        </w:tc>
      </w:tr>
      <w:tr w:rsidR="00C45CB2" w:rsidRPr="00C45CB2" w14:paraId="50941D3A" w14:textId="77777777" w:rsidTr="00C45CB2">
        <w:trPr>
          <w:trHeight w:val="295"/>
        </w:trPr>
        <w:tc>
          <w:tcPr>
            <w:tcW w:w="3295" w:type="dxa"/>
            <w:tcBorders>
              <w:top w:val="nil"/>
              <w:left w:val="nil"/>
              <w:bottom w:val="nil"/>
              <w:right w:val="nil"/>
            </w:tcBorders>
            <w:shd w:val="clear" w:color="auto" w:fill="auto"/>
            <w:noWrap/>
            <w:vAlign w:val="bottom"/>
            <w:hideMark/>
          </w:tcPr>
          <w:p w14:paraId="1A0A02DC" w14:textId="77777777" w:rsidR="00C45CB2" w:rsidRPr="00C45CB2" w:rsidRDefault="00C45CB2" w:rsidP="00C45CB2">
            <w:pPr>
              <w:spacing w:after="0" w:line="240" w:lineRule="auto"/>
              <w:rPr>
                <w:rFonts w:ascii="Calibri" w:eastAsia="Times New Roman" w:hAnsi="Calibri" w:cs="Calibri"/>
                <w:b/>
                <w:bCs/>
                <w:color w:val="000000"/>
                <w:lang w:eastAsia="nl-NL"/>
              </w:rPr>
            </w:pPr>
          </w:p>
        </w:tc>
        <w:tc>
          <w:tcPr>
            <w:tcW w:w="1496" w:type="dxa"/>
            <w:tcBorders>
              <w:top w:val="nil"/>
              <w:left w:val="nil"/>
              <w:bottom w:val="nil"/>
              <w:right w:val="nil"/>
            </w:tcBorders>
            <w:shd w:val="clear" w:color="auto" w:fill="auto"/>
            <w:noWrap/>
            <w:vAlign w:val="bottom"/>
            <w:hideMark/>
          </w:tcPr>
          <w:p w14:paraId="0D1C6B8C" w14:textId="77777777" w:rsidR="00C45CB2" w:rsidRPr="00C45CB2" w:rsidRDefault="00C45CB2" w:rsidP="00C45CB2">
            <w:pPr>
              <w:spacing w:after="0" w:line="240" w:lineRule="auto"/>
              <w:jc w:val="center"/>
              <w:rPr>
                <w:rFonts w:ascii="Calibri" w:eastAsia="Times New Roman" w:hAnsi="Calibri" w:cs="Calibri"/>
                <w:i/>
                <w:iCs/>
                <w:color w:val="000000"/>
                <w:lang w:eastAsia="nl-NL"/>
              </w:rPr>
            </w:pPr>
            <w:r w:rsidRPr="00C45CB2">
              <w:rPr>
                <w:rFonts w:ascii="Calibri" w:eastAsia="Times New Roman" w:hAnsi="Calibri" w:cs="Calibri"/>
                <w:i/>
                <w:iCs/>
                <w:color w:val="000000"/>
                <w:lang w:eastAsia="nl-NL"/>
              </w:rPr>
              <w:t>(n = 46)</w:t>
            </w:r>
          </w:p>
        </w:tc>
        <w:tc>
          <w:tcPr>
            <w:tcW w:w="1202" w:type="dxa"/>
            <w:tcBorders>
              <w:top w:val="nil"/>
              <w:left w:val="nil"/>
              <w:bottom w:val="nil"/>
              <w:right w:val="nil"/>
            </w:tcBorders>
            <w:shd w:val="clear" w:color="auto" w:fill="auto"/>
            <w:noWrap/>
            <w:vAlign w:val="bottom"/>
            <w:hideMark/>
          </w:tcPr>
          <w:p w14:paraId="16568120" w14:textId="77777777" w:rsidR="00C45CB2" w:rsidRPr="00C45CB2" w:rsidRDefault="00C45CB2" w:rsidP="00C45CB2">
            <w:pPr>
              <w:spacing w:after="0" w:line="240" w:lineRule="auto"/>
              <w:jc w:val="center"/>
              <w:rPr>
                <w:rFonts w:ascii="Calibri" w:eastAsia="Times New Roman" w:hAnsi="Calibri" w:cs="Calibri"/>
                <w:i/>
                <w:iCs/>
                <w:color w:val="000000"/>
                <w:lang w:eastAsia="nl-NL"/>
              </w:rPr>
            </w:pPr>
            <w:r w:rsidRPr="00C45CB2">
              <w:rPr>
                <w:rFonts w:ascii="Calibri" w:eastAsia="Times New Roman" w:hAnsi="Calibri" w:cs="Calibri"/>
                <w:i/>
                <w:iCs/>
                <w:color w:val="000000"/>
                <w:lang w:eastAsia="nl-NL"/>
              </w:rPr>
              <w:t>n (=31)</w:t>
            </w:r>
          </w:p>
        </w:tc>
        <w:tc>
          <w:tcPr>
            <w:tcW w:w="1229" w:type="dxa"/>
            <w:tcBorders>
              <w:top w:val="nil"/>
              <w:left w:val="nil"/>
              <w:bottom w:val="nil"/>
              <w:right w:val="nil"/>
            </w:tcBorders>
            <w:shd w:val="clear" w:color="auto" w:fill="auto"/>
            <w:noWrap/>
            <w:vAlign w:val="bottom"/>
            <w:hideMark/>
          </w:tcPr>
          <w:p w14:paraId="0FA462FF" w14:textId="77777777" w:rsidR="00C45CB2" w:rsidRPr="00C45CB2" w:rsidRDefault="00C45CB2" w:rsidP="00C45CB2">
            <w:pPr>
              <w:spacing w:after="0" w:line="240" w:lineRule="auto"/>
              <w:jc w:val="center"/>
              <w:rPr>
                <w:rFonts w:ascii="Calibri" w:eastAsia="Times New Roman" w:hAnsi="Calibri" w:cs="Calibri"/>
                <w:i/>
                <w:iCs/>
                <w:color w:val="000000"/>
                <w:lang w:eastAsia="nl-NL"/>
              </w:rPr>
            </w:pPr>
            <w:r w:rsidRPr="00C45CB2">
              <w:rPr>
                <w:rFonts w:ascii="Calibri" w:eastAsia="Times New Roman" w:hAnsi="Calibri" w:cs="Calibri"/>
                <w:i/>
                <w:iCs/>
                <w:color w:val="000000"/>
                <w:lang w:eastAsia="nl-NL"/>
              </w:rPr>
              <w:t>n (=15)</w:t>
            </w:r>
          </w:p>
        </w:tc>
        <w:tc>
          <w:tcPr>
            <w:tcW w:w="3032" w:type="dxa"/>
            <w:tcBorders>
              <w:top w:val="nil"/>
              <w:left w:val="nil"/>
              <w:bottom w:val="nil"/>
              <w:right w:val="nil"/>
            </w:tcBorders>
            <w:shd w:val="clear" w:color="auto" w:fill="auto"/>
            <w:noWrap/>
            <w:vAlign w:val="bottom"/>
            <w:hideMark/>
          </w:tcPr>
          <w:p w14:paraId="30769738" w14:textId="77777777" w:rsidR="00C45CB2" w:rsidRPr="00C45CB2" w:rsidRDefault="00C45CB2" w:rsidP="00C45CB2">
            <w:pPr>
              <w:spacing w:after="0" w:line="240" w:lineRule="auto"/>
              <w:jc w:val="center"/>
              <w:rPr>
                <w:rFonts w:ascii="Calibri" w:eastAsia="Times New Roman" w:hAnsi="Calibri" w:cs="Calibri"/>
                <w:i/>
                <w:iCs/>
                <w:color w:val="000000"/>
                <w:lang w:eastAsia="nl-NL"/>
              </w:rPr>
            </w:pPr>
          </w:p>
        </w:tc>
      </w:tr>
      <w:tr w:rsidR="00C45CB2" w:rsidRPr="00C45CB2" w14:paraId="5E8B362D" w14:textId="77777777" w:rsidTr="00C45CB2">
        <w:trPr>
          <w:trHeight w:val="295"/>
        </w:trPr>
        <w:tc>
          <w:tcPr>
            <w:tcW w:w="3295" w:type="dxa"/>
            <w:tcBorders>
              <w:top w:val="nil"/>
              <w:left w:val="nil"/>
              <w:bottom w:val="nil"/>
              <w:right w:val="nil"/>
            </w:tcBorders>
            <w:shd w:val="clear" w:color="auto" w:fill="auto"/>
            <w:noWrap/>
            <w:vAlign w:val="center"/>
            <w:hideMark/>
          </w:tcPr>
          <w:p w14:paraId="5D322AC3" w14:textId="5149FF6B" w:rsidR="00C45CB2" w:rsidRPr="00C45CB2" w:rsidRDefault="00C45CB2" w:rsidP="00E5548E">
            <w:pPr>
              <w:spacing w:after="0" w:line="240" w:lineRule="auto"/>
              <w:rPr>
                <w:rFonts w:ascii="Calibri" w:eastAsia="Times New Roman" w:hAnsi="Calibri" w:cs="Calibri"/>
                <w:b/>
                <w:bCs/>
                <w:color w:val="000000"/>
                <w:lang w:eastAsia="nl-NL"/>
              </w:rPr>
            </w:pPr>
            <w:r w:rsidRPr="00C45CB2">
              <w:rPr>
                <w:rFonts w:ascii="Calibri" w:eastAsia="Times New Roman" w:hAnsi="Calibri" w:cs="Calibri"/>
                <w:b/>
                <w:bCs/>
                <w:color w:val="000000"/>
                <w:lang w:val="en-GB" w:eastAsia="nl-NL"/>
              </w:rPr>
              <w:t>ampicillin</w:t>
            </w:r>
          </w:p>
        </w:tc>
        <w:tc>
          <w:tcPr>
            <w:tcW w:w="1496" w:type="dxa"/>
            <w:tcBorders>
              <w:top w:val="nil"/>
              <w:left w:val="nil"/>
              <w:bottom w:val="nil"/>
              <w:right w:val="nil"/>
            </w:tcBorders>
            <w:shd w:val="clear" w:color="auto" w:fill="auto"/>
            <w:vAlign w:val="center"/>
            <w:hideMark/>
          </w:tcPr>
          <w:p w14:paraId="689F5BDF" w14:textId="77777777" w:rsidR="00C45CB2" w:rsidRPr="00C45CB2" w:rsidRDefault="00C45CB2" w:rsidP="00C45CB2">
            <w:pPr>
              <w:spacing w:after="0" w:line="240" w:lineRule="auto"/>
              <w:jc w:val="center"/>
              <w:rPr>
                <w:rFonts w:ascii="Calibri" w:eastAsia="Times New Roman" w:hAnsi="Calibri" w:cs="Calibri"/>
                <w:color w:val="000000"/>
                <w:lang w:eastAsia="nl-NL"/>
              </w:rPr>
            </w:pPr>
            <w:r w:rsidRPr="00C45CB2">
              <w:rPr>
                <w:rFonts w:ascii="Calibri" w:eastAsia="Times New Roman" w:hAnsi="Calibri" w:cs="Calibri"/>
                <w:color w:val="000000"/>
                <w:lang w:val="en-GB" w:eastAsia="nl-NL"/>
              </w:rPr>
              <w:t>12 (26.1)</w:t>
            </w:r>
          </w:p>
        </w:tc>
        <w:tc>
          <w:tcPr>
            <w:tcW w:w="1202" w:type="dxa"/>
            <w:tcBorders>
              <w:top w:val="nil"/>
              <w:left w:val="nil"/>
              <w:bottom w:val="nil"/>
              <w:right w:val="nil"/>
            </w:tcBorders>
            <w:shd w:val="clear" w:color="auto" w:fill="auto"/>
            <w:noWrap/>
            <w:vAlign w:val="center"/>
            <w:hideMark/>
          </w:tcPr>
          <w:p w14:paraId="44945C78" w14:textId="77777777" w:rsidR="00C45CB2" w:rsidRPr="00C45CB2" w:rsidRDefault="00C45CB2" w:rsidP="00C45CB2">
            <w:pPr>
              <w:spacing w:after="0" w:line="240" w:lineRule="auto"/>
              <w:jc w:val="center"/>
              <w:rPr>
                <w:rFonts w:ascii="Calibri" w:eastAsia="Times New Roman" w:hAnsi="Calibri" w:cs="Calibri"/>
                <w:color w:val="000000"/>
                <w:lang w:eastAsia="nl-NL"/>
              </w:rPr>
            </w:pPr>
            <w:r w:rsidRPr="00C45CB2">
              <w:rPr>
                <w:rFonts w:ascii="Calibri" w:eastAsia="Times New Roman" w:hAnsi="Calibri" w:cs="Calibri"/>
                <w:color w:val="000000"/>
                <w:lang w:val="en-GB" w:eastAsia="nl-NL"/>
              </w:rPr>
              <w:t>8 (25.8)</w:t>
            </w:r>
          </w:p>
        </w:tc>
        <w:tc>
          <w:tcPr>
            <w:tcW w:w="1229" w:type="dxa"/>
            <w:tcBorders>
              <w:top w:val="nil"/>
              <w:left w:val="nil"/>
              <w:bottom w:val="nil"/>
              <w:right w:val="nil"/>
            </w:tcBorders>
            <w:shd w:val="clear" w:color="auto" w:fill="auto"/>
            <w:noWrap/>
            <w:vAlign w:val="center"/>
            <w:hideMark/>
          </w:tcPr>
          <w:p w14:paraId="0AAC3500" w14:textId="77777777" w:rsidR="00C45CB2" w:rsidRPr="00C45CB2" w:rsidRDefault="00C45CB2" w:rsidP="00C45CB2">
            <w:pPr>
              <w:spacing w:after="0" w:line="240" w:lineRule="auto"/>
              <w:jc w:val="center"/>
              <w:rPr>
                <w:rFonts w:ascii="Calibri" w:eastAsia="Times New Roman" w:hAnsi="Calibri" w:cs="Calibri"/>
                <w:color w:val="000000"/>
                <w:lang w:eastAsia="nl-NL"/>
              </w:rPr>
            </w:pPr>
            <w:r w:rsidRPr="00C45CB2">
              <w:rPr>
                <w:rFonts w:ascii="Calibri" w:eastAsia="Times New Roman" w:hAnsi="Calibri" w:cs="Calibri"/>
                <w:color w:val="000000"/>
                <w:lang w:val="en-GB" w:eastAsia="nl-NL"/>
              </w:rPr>
              <w:t>4 (26.7)</w:t>
            </w:r>
          </w:p>
        </w:tc>
        <w:tc>
          <w:tcPr>
            <w:tcW w:w="3032" w:type="dxa"/>
            <w:tcBorders>
              <w:top w:val="nil"/>
              <w:left w:val="nil"/>
              <w:bottom w:val="nil"/>
              <w:right w:val="nil"/>
            </w:tcBorders>
            <w:shd w:val="clear" w:color="auto" w:fill="auto"/>
            <w:noWrap/>
            <w:vAlign w:val="bottom"/>
            <w:hideMark/>
          </w:tcPr>
          <w:p w14:paraId="0B79E678" w14:textId="77777777" w:rsidR="00C45CB2" w:rsidRPr="00C45CB2" w:rsidRDefault="00C45CB2" w:rsidP="00C45CB2">
            <w:pPr>
              <w:spacing w:after="0" w:line="240" w:lineRule="auto"/>
              <w:rPr>
                <w:rFonts w:ascii="Calibri" w:eastAsia="Times New Roman" w:hAnsi="Calibri" w:cs="Calibri"/>
                <w:color w:val="000000"/>
                <w:lang w:eastAsia="nl-NL"/>
              </w:rPr>
            </w:pPr>
            <w:r w:rsidRPr="00C45CB2">
              <w:rPr>
                <w:rFonts w:ascii="Calibri" w:eastAsia="Times New Roman" w:hAnsi="Calibri" w:cs="Calibri"/>
                <w:color w:val="000000"/>
                <w:lang w:eastAsia="nl-NL"/>
              </w:rPr>
              <w:t xml:space="preserve">10/12 </w:t>
            </w:r>
            <w:r w:rsidRPr="00E5548E">
              <w:rPr>
                <w:rFonts w:ascii="Calibri" w:eastAsia="Times New Roman" w:hAnsi="Calibri" w:cs="Calibri"/>
                <w:i/>
                <w:color w:val="000000"/>
                <w:lang w:eastAsia="nl-NL"/>
              </w:rPr>
              <w:t>TEM-1</w:t>
            </w:r>
          </w:p>
        </w:tc>
      </w:tr>
      <w:tr w:rsidR="00C45CB2" w:rsidRPr="00C45CB2" w14:paraId="5FF270AA" w14:textId="77777777" w:rsidTr="00C45CB2">
        <w:trPr>
          <w:trHeight w:val="295"/>
        </w:trPr>
        <w:tc>
          <w:tcPr>
            <w:tcW w:w="3295" w:type="dxa"/>
            <w:tcBorders>
              <w:top w:val="nil"/>
              <w:left w:val="nil"/>
              <w:bottom w:val="nil"/>
              <w:right w:val="nil"/>
            </w:tcBorders>
            <w:shd w:val="clear" w:color="auto" w:fill="auto"/>
            <w:noWrap/>
            <w:vAlign w:val="center"/>
            <w:hideMark/>
          </w:tcPr>
          <w:p w14:paraId="1DAA391C" w14:textId="0CA89325" w:rsidR="00C45CB2" w:rsidRPr="00C45CB2" w:rsidRDefault="00E5548E" w:rsidP="00C45CB2">
            <w:pPr>
              <w:spacing w:after="0" w:line="240" w:lineRule="auto"/>
              <w:rPr>
                <w:rFonts w:ascii="Calibri" w:eastAsia="Times New Roman" w:hAnsi="Calibri" w:cs="Calibri"/>
                <w:b/>
                <w:bCs/>
                <w:color w:val="000000"/>
                <w:lang w:eastAsia="nl-NL"/>
              </w:rPr>
            </w:pPr>
            <w:r>
              <w:rPr>
                <w:rFonts w:ascii="Calibri" w:eastAsia="Times New Roman" w:hAnsi="Calibri" w:cs="Calibri"/>
                <w:b/>
                <w:bCs/>
                <w:color w:val="000000"/>
                <w:lang w:val="en-GB" w:eastAsia="nl-NL"/>
              </w:rPr>
              <w:t>amoxicillin-clavulanic acid</w:t>
            </w:r>
          </w:p>
        </w:tc>
        <w:tc>
          <w:tcPr>
            <w:tcW w:w="1496" w:type="dxa"/>
            <w:tcBorders>
              <w:top w:val="nil"/>
              <w:left w:val="nil"/>
              <w:bottom w:val="nil"/>
              <w:right w:val="nil"/>
            </w:tcBorders>
            <w:shd w:val="clear" w:color="auto" w:fill="auto"/>
            <w:vAlign w:val="center"/>
            <w:hideMark/>
          </w:tcPr>
          <w:p w14:paraId="265DBC11" w14:textId="77777777" w:rsidR="00C45CB2" w:rsidRPr="00C45CB2" w:rsidRDefault="00C45CB2" w:rsidP="00C45CB2">
            <w:pPr>
              <w:spacing w:after="0" w:line="240" w:lineRule="auto"/>
              <w:jc w:val="center"/>
              <w:rPr>
                <w:rFonts w:ascii="Calibri" w:eastAsia="Times New Roman" w:hAnsi="Calibri" w:cs="Calibri"/>
                <w:color w:val="000000"/>
                <w:lang w:eastAsia="nl-NL"/>
              </w:rPr>
            </w:pPr>
            <w:r w:rsidRPr="00C45CB2">
              <w:rPr>
                <w:rFonts w:ascii="Calibri" w:eastAsia="Times New Roman" w:hAnsi="Calibri" w:cs="Calibri"/>
                <w:color w:val="000000"/>
                <w:lang w:val="en-GB" w:eastAsia="nl-NL"/>
              </w:rPr>
              <w:t>9 (19.6)</w:t>
            </w:r>
          </w:p>
        </w:tc>
        <w:tc>
          <w:tcPr>
            <w:tcW w:w="1202" w:type="dxa"/>
            <w:tcBorders>
              <w:top w:val="nil"/>
              <w:left w:val="nil"/>
              <w:bottom w:val="nil"/>
              <w:right w:val="nil"/>
            </w:tcBorders>
            <w:shd w:val="clear" w:color="auto" w:fill="auto"/>
            <w:noWrap/>
            <w:vAlign w:val="center"/>
            <w:hideMark/>
          </w:tcPr>
          <w:p w14:paraId="7504AA4B" w14:textId="77777777" w:rsidR="00C45CB2" w:rsidRPr="00C45CB2" w:rsidRDefault="00C45CB2" w:rsidP="00C45CB2">
            <w:pPr>
              <w:spacing w:after="0" w:line="240" w:lineRule="auto"/>
              <w:jc w:val="center"/>
              <w:rPr>
                <w:rFonts w:ascii="Calibri" w:eastAsia="Times New Roman" w:hAnsi="Calibri" w:cs="Calibri"/>
                <w:color w:val="000000"/>
                <w:lang w:eastAsia="nl-NL"/>
              </w:rPr>
            </w:pPr>
            <w:r w:rsidRPr="00C45CB2">
              <w:rPr>
                <w:rFonts w:ascii="Calibri" w:eastAsia="Times New Roman" w:hAnsi="Calibri" w:cs="Calibri"/>
                <w:color w:val="000000"/>
                <w:lang w:val="en-GB" w:eastAsia="nl-NL"/>
              </w:rPr>
              <w:t>6 (19.4)</w:t>
            </w:r>
          </w:p>
        </w:tc>
        <w:tc>
          <w:tcPr>
            <w:tcW w:w="1229" w:type="dxa"/>
            <w:tcBorders>
              <w:top w:val="nil"/>
              <w:left w:val="nil"/>
              <w:bottom w:val="nil"/>
              <w:right w:val="nil"/>
            </w:tcBorders>
            <w:shd w:val="clear" w:color="auto" w:fill="auto"/>
            <w:noWrap/>
            <w:vAlign w:val="center"/>
            <w:hideMark/>
          </w:tcPr>
          <w:p w14:paraId="4F060272" w14:textId="77777777" w:rsidR="00C45CB2" w:rsidRPr="00C45CB2" w:rsidRDefault="00C45CB2" w:rsidP="00C45CB2">
            <w:pPr>
              <w:spacing w:after="0" w:line="240" w:lineRule="auto"/>
              <w:jc w:val="center"/>
              <w:rPr>
                <w:rFonts w:ascii="Calibri" w:eastAsia="Times New Roman" w:hAnsi="Calibri" w:cs="Calibri"/>
                <w:color w:val="000000"/>
                <w:lang w:eastAsia="nl-NL"/>
              </w:rPr>
            </w:pPr>
            <w:r w:rsidRPr="00C45CB2">
              <w:rPr>
                <w:rFonts w:ascii="Calibri" w:eastAsia="Times New Roman" w:hAnsi="Calibri" w:cs="Calibri"/>
                <w:color w:val="000000"/>
                <w:lang w:val="en-GB" w:eastAsia="nl-NL"/>
              </w:rPr>
              <w:t>3 (20.0)</w:t>
            </w:r>
          </w:p>
        </w:tc>
        <w:tc>
          <w:tcPr>
            <w:tcW w:w="3032" w:type="dxa"/>
            <w:tcBorders>
              <w:top w:val="nil"/>
              <w:left w:val="nil"/>
              <w:bottom w:val="nil"/>
              <w:right w:val="nil"/>
            </w:tcBorders>
            <w:shd w:val="clear" w:color="auto" w:fill="auto"/>
            <w:noWrap/>
            <w:vAlign w:val="bottom"/>
            <w:hideMark/>
          </w:tcPr>
          <w:p w14:paraId="3498AB5A" w14:textId="77777777" w:rsidR="00C45CB2" w:rsidRPr="00C45CB2" w:rsidRDefault="00C45CB2" w:rsidP="00C45CB2">
            <w:pPr>
              <w:spacing w:after="0" w:line="240" w:lineRule="auto"/>
              <w:rPr>
                <w:rFonts w:ascii="Calibri" w:eastAsia="Times New Roman" w:hAnsi="Calibri" w:cs="Calibri"/>
                <w:color w:val="000000"/>
                <w:lang w:eastAsia="nl-NL"/>
              </w:rPr>
            </w:pPr>
            <w:r w:rsidRPr="00C45CB2">
              <w:rPr>
                <w:rFonts w:ascii="Calibri" w:eastAsia="Times New Roman" w:hAnsi="Calibri" w:cs="Calibri"/>
                <w:color w:val="000000"/>
                <w:lang w:eastAsia="nl-NL"/>
              </w:rPr>
              <w:t xml:space="preserve">9/9 </w:t>
            </w:r>
            <w:r w:rsidRPr="00E5548E">
              <w:rPr>
                <w:rFonts w:ascii="Calibri" w:eastAsia="Times New Roman" w:hAnsi="Calibri" w:cs="Calibri"/>
                <w:i/>
                <w:color w:val="000000"/>
                <w:lang w:eastAsia="nl-NL"/>
              </w:rPr>
              <w:t>TEM-1</w:t>
            </w:r>
          </w:p>
        </w:tc>
      </w:tr>
      <w:tr w:rsidR="00C45CB2" w:rsidRPr="00C45CB2" w14:paraId="05E80897" w14:textId="77777777" w:rsidTr="00C45CB2">
        <w:trPr>
          <w:trHeight w:val="295"/>
        </w:trPr>
        <w:tc>
          <w:tcPr>
            <w:tcW w:w="3295" w:type="dxa"/>
            <w:tcBorders>
              <w:top w:val="nil"/>
              <w:left w:val="nil"/>
              <w:bottom w:val="nil"/>
              <w:right w:val="nil"/>
            </w:tcBorders>
            <w:shd w:val="clear" w:color="auto" w:fill="auto"/>
            <w:noWrap/>
            <w:vAlign w:val="center"/>
            <w:hideMark/>
          </w:tcPr>
          <w:p w14:paraId="72D902D8" w14:textId="77777777" w:rsidR="00C45CB2" w:rsidRPr="00C45CB2" w:rsidRDefault="00C45CB2" w:rsidP="00C45CB2">
            <w:pPr>
              <w:spacing w:after="0" w:line="240" w:lineRule="auto"/>
              <w:rPr>
                <w:rFonts w:ascii="Calibri" w:eastAsia="Times New Roman" w:hAnsi="Calibri" w:cs="Calibri"/>
                <w:b/>
                <w:bCs/>
                <w:color w:val="000000"/>
                <w:lang w:eastAsia="nl-NL"/>
              </w:rPr>
            </w:pPr>
            <w:r w:rsidRPr="00C45CB2">
              <w:rPr>
                <w:rFonts w:ascii="Calibri" w:eastAsia="Times New Roman" w:hAnsi="Calibri" w:cs="Calibri"/>
                <w:b/>
                <w:bCs/>
                <w:color w:val="000000"/>
                <w:lang w:val="en-GB" w:eastAsia="nl-NL"/>
              </w:rPr>
              <w:t>cefuroxime</w:t>
            </w:r>
          </w:p>
        </w:tc>
        <w:tc>
          <w:tcPr>
            <w:tcW w:w="1496" w:type="dxa"/>
            <w:tcBorders>
              <w:top w:val="nil"/>
              <w:left w:val="nil"/>
              <w:bottom w:val="nil"/>
              <w:right w:val="nil"/>
            </w:tcBorders>
            <w:shd w:val="clear" w:color="auto" w:fill="auto"/>
            <w:vAlign w:val="center"/>
            <w:hideMark/>
          </w:tcPr>
          <w:p w14:paraId="0A4F178D" w14:textId="77777777" w:rsidR="00C45CB2" w:rsidRPr="00C45CB2" w:rsidRDefault="00C45CB2" w:rsidP="00C45CB2">
            <w:pPr>
              <w:spacing w:after="0" w:line="240" w:lineRule="auto"/>
              <w:jc w:val="center"/>
              <w:rPr>
                <w:rFonts w:ascii="Calibri" w:eastAsia="Times New Roman" w:hAnsi="Calibri" w:cs="Calibri"/>
                <w:color w:val="000000"/>
                <w:lang w:eastAsia="nl-NL"/>
              </w:rPr>
            </w:pPr>
            <w:r w:rsidRPr="00C45CB2">
              <w:rPr>
                <w:rFonts w:ascii="Calibri" w:eastAsia="Times New Roman" w:hAnsi="Calibri" w:cs="Calibri"/>
                <w:color w:val="000000"/>
                <w:lang w:val="en-GB" w:eastAsia="nl-NL"/>
              </w:rPr>
              <w:t>5 (10.9)</w:t>
            </w:r>
          </w:p>
        </w:tc>
        <w:tc>
          <w:tcPr>
            <w:tcW w:w="1202" w:type="dxa"/>
            <w:tcBorders>
              <w:top w:val="nil"/>
              <w:left w:val="nil"/>
              <w:bottom w:val="nil"/>
              <w:right w:val="nil"/>
            </w:tcBorders>
            <w:shd w:val="clear" w:color="auto" w:fill="auto"/>
            <w:noWrap/>
            <w:vAlign w:val="center"/>
            <w:hideMark/>
          </w:tcPr>
          <w:p w14:paraId="17473219" w14:textId="77777777" w:rsidR="00C45CB2" w:rsidRPr="00C45CB2" w:rsidRDefault="00C45CB2" w:rsidP="00C45CB2">
            <w:pPr>
              <w:spacing w:after="0" w:line="240" w:lineRule="auto"/>
              <w:jc w:val="center"/>
              <w:rPr>
                <w:rFonts w:ascii="Calibri" w:eastAsia="Times New Roman" w:hAnsi="Calibri" w:cs="Calibri"/>
                <w:color w:val="000000"/>
                <w:lang w:eastAsia="nl-NL"/>
              </w:rPr>
            </w:pPr>
            <w:r w:rsidRPr="00C45CB2">
              <w:rPr>
                <w:rFonts w:ascii="Calibri" w:eastAsia="Times New Roman" w:hAnsi="Calibri" w:cs="Calibri"/>
                <w:color w:val="000000"/>
                <w:lang w:val="en-GB" w:eastAsia="nl-NL"/>
              </w:rPr>
              <w:t>3 (9.7)</w:t>
            </w:r>
          </w:p>
        </w:tc>
        <w:tc>
          <w:tcPr>
            <w:tcW w:w="1229" w:type="dxa"/>
            <w:tcBorders>
              <w:top w:val="nil"/>
              <w:left w:val="nil"/>
              <w:bottom w:val="nil"/>
              <w:right w:val="nil"/>
            </w:tcBorders>
            <w:shd w:val="clear" w:color="auto" w:fill="auto"/>
            <w:noWrap/>
            <w:vAlign w:val="center"/>
            <w:hideMark/>
          </w:tcPr>
          <w:p w14:paraId="2159B390" w14:textId="77777777" w:rsidR="00C45CB2" w:rsidRPr="00C45CB2" w:rsidRDefault="00C45CB2" w:rsidP="00C45CB2">
            <w:pPr>
              <w:spacing w:after="0" w:line="240" w:lineRule="auto"/>
              <w:jc w:val="center"/>
              <w:rPr>
                <w:rFonts w:ascii="Calibri" w:eastAsia="Times New Roman" w:hAnsi="Calibri" w:cs="Calibri"/>
                <w:color w:val="000000"/>
                <w:lang w:eastAsia="nl-NL"/>
              </w:rPr>
            </w:pPr>
            <w:r w:rsidRPr="00C45CB2">
              <w:rPr>
                <w:rFonts w:ascii="Calibri" w:eastAsia="Times New Roman" w:hAnsi="Calibri" w:cs="Calibri"/>
                <w:color w:val="000000"/>
                <w:lang w:val="en-GB" w:eastAsia="nl-NL"/>
              </w:rPr>
              <w:t>2 (13.3)</w:t>
            </w:r>
          </w:p>
        </w:tc>
        <w:tc>
          <w:tcPr>
            <w:tcW w:w="3032" w:type="dxa"/>
            <w:tcBorders>
              <w:top w:val="nil"/>
              <w:left w:val="nil"/>
              <w:bottom w:val="nil"/>
              <w:right w:val="nil"/>
            </w:tcBorders>
            <w:shd w:val="clear" w:color="auto" w:fill="auto"/>
            <w:noWrap/>
            <w:vAlign w:val="bottom"/>
            <w:hideMark/>
          </w:tcPr>
          <w:p w14:paraId="094A63EC" w14:textId="77777777" w:rsidR="00C45CB2" w:rsidRPr="00C45CB2" w:rsidRDefault="00C45CB2" w:rsidP="00C45CB2">
            <w:pPr>
              <w:spacing w:after="0" w:line="240" w:lineRule="auto"/>
              <w:rPr>
                <w:rFonts w:ascii="Calibri" w:eastAsia="Times New Roman" w:hAnsi="Calibri" w:cs="Calibri"/>
                <w:color w:val="000000"/>
                <w:lang w:eastAsia="nl-NL"/>
              </w:rPr>
            </w:pPr>
            <w:r w:rsidRPr="00C45CB2">
              <w:rPr>
                <w:rFonts w:ascii="Calibri" w:eastAsia="Times New Roman" w:hAnsi="Calibri" w:cs="Calibri"/>
                <w:color w:val="000000"/>
                <w:lang w:eastAsia="nl-NL"/>
              </w:rPr>
              <w:t xml:space="preserve">3/5 </w:t>
            </w:r>
            <w:r w:rsidRPr="00E5548E">
              <w:rPr>
                <w:rFonts w:ascii="Calibri" w:eastAsia="Times New Roman" w:hAnsi="Calibri" w:cs="Calibri"/>
                <w:i/>
                <w:color w:val="000000"/>
                <w:lang w:eastAsia="nl-NL"/>
              </w:rPr>
              <w:t>CTX-</w:t>
            </w:r>
            <w:commentRangeStart w:id="48"/>
            <w:r w:rsidRPr="00E5548E">
              <w:rPr>
                <w:rFonts w:ascii="Calibri" w:eastAsia="Times New Roman" w:hAnsi="Calibri" w:cs="Calibri"/>
                <w:i/>
                <w:color w:val="000000"/>
                <w:lang w:eastAsia="nl-NL"/>
              </w:rPr>
              <w:t>M</w:t>
            </w:r>
            <w:commentRangeEnd w:id="48"/>
            <w:r w:rsidR="0010726F">
              <w:rPr>
                <w:rStyle w:val="CommentReference"/>
              </w:rPr>
              <w:commentReference w:id="48"/>
            </w:r>
          </w:p>
        </w:tc>
      </w:tr>
      <w:tr w:rsidR="00C45CB2" w:rsidRPr="00C45CB2" w14:paraId="799D764A" w14:textId="77777777" w:rsidTr="00C45CB2">
        <w:trPr>
          <w:trHeight w:val="340"/>
        </w:trPr>
        <w:tc>
          <w:tcPr>
            <w:tcW w:w="3295" w:type="dxa"/>
            <w:tcBorders>
              <w:top w:val="nil"/>
              <w:left w:val="nil"/>
              <w:bottom w:val="nil"/>
              <w:right w:val="nil"/>
            </w:tcBorders>
            <w:shd w:val="clear" w:color="auto" w:fill="auto"/>
            <w:noWrap/>
            <w:vAlign w:val="center"/>
            <w:hideMark/>
          </w:tcPr>
          <w:p w14:paraId="319E30A5" w14:textId="77777777" w:rsidR="00C45CB2" w:rsidRPr="00C45CB2" w:rsidRDefault="00C45CB2" w:rsidP="00C45CB2">
            <w:pPr>
              <w:spacing w:after="0" w:line="240" w:lineRule="auto"/>
              <w:rPr>
                <w:rFonts w:ascii="Calibri" w:eastAsia="Times New Roman" w:hAnsi="Calibri" w:cs="Calibri"/>
                <w:b/>
                <w:bCs/>
                <w:color w:val="000000"/>
                <w:lang w:eastAsia="nl-NL"/>
              </w:rPr>
            </w:pPr>
            <w:r w:rsidRPr="00C45CB2">
              <w:rPr>
                <w:rFonts w:ascii="Calibri" w:eastAsia="Times New Roman" w:hAnsi="Calibri" w:cs="Calibri"/>
                <w:b/>
                <w:bCs/>
                <w:color w:val="000000"/>
                <w:lang w:val="en-GB" w:eastAsia="nl-NL"/>
              </w:rPr>
              <w:t>3</w:t>
            </w:r>
            <w:r w:rsidRPr="00C45CB2">
              <w:rPr>
                <w:rFonts w:ascii="Calibri" w:eastAsia="Times New Roman" w:hAnsi="Calibri" w:cs="Calibri"/>
                <w:b/>
                <w:bCs/>
                <w:color w:val="000000"/>
                <w:vertAlign w:val="superscript"/>
                <w:lang w:val="en-GB" w:eastAsia="nl-NL"/>
              </w:rPr>
              <w:t>rd</w:t>
            </w:r>
            <w:r w:rsidRPr="00C45CB2">
              <w:rPr>
                <w:rFonts w:ascii="Calibri" w:eastAsia="Times New Roman" w:hAnsi="Calibri" w:cs="Calibri"/>
                <w:b/>
                <w:bCs/>
                <w:color w:val="000000"/>
                <w:lang w:val="en-GB" w:eastAsia="nl-NL"/>
              </w:rPr>
              <w:t xml:space="preserve"> generation cephalosporins*</w:t>
            </w:r>
          </w:p>
        </w:tc>
        <w:tc>
          <w:tcPr>
            <w:tcW w:w="1496" w:type="dxa"/>
            <w:tcBorders>
              <w:top w:val="nil"/>
              <w:left w:val="nil"/>
              <w:bottom w:val="nil"/>
              <w:right w:val="nil"/>
            </w:tcBorders>
            <w:shd w:val="clear" w:color="auto" w:fill="auto"/>
            <w:vAlign w:val="center"/>
            <w:hideMark/>
          </w:tcPr>
          <w:p w14:paraId="1CBCEEBA" w14:textId="77777777" w:rsidR="00C45CB2" w:rsidRPr="00C45CB2" w:rsidRDefault="00C45CB2" w:rsidP="00C45CB2">
            <w:pPr>
              <w:spacing w:after="0" w:line="240" w:lineRule="auto"/>
              <w:jc w:val="center"/>
              <w:rPr>
                <w:rFonts w:ascii="Calibri" w:eastAsia="Times New Roman" w:hAnsi="Calibri" w:cs="Calibri"/>
                <w:color w:val="000000"/>
                <w:lang w:eastAsia="nl-NL"/>
              </w:rPr>
            </w:pPr>
            <w:r w:rsidRPr="00C45CB2">
              <w:rPr>
                <w:rFonts w:ascii="Calibri" w:eastAsia="Times New Roman" w:hAnsi="Calibri" w:cs="Calibri"/>
                <w:color w:val="000000"/>
                <w:lang w:val="en-GB" w:eastAsia="nl-NL"/>
              </w:rPr>
              <w:t>3 (6.5)</w:t>
            </w:r>
          </w:p>
        </w:tc>
        <w:tc>
          <w:tcPr>
            <w:tcW w:w="1202" w:type="dxa"/>
            <w:tcBorders>
              <w:top w:val="nil"/>
              <w:left w:val="nil"/>
              <w:bottom w:val="nil"/>
              <w:right w:val="nil"/>
            </w:tcBorders>
            <w:shd w:val="clear" w:color="auto" w:fill="auto"/>
            <w:noWrap/>
            <w:vAlign w:val="center"/>
            <w:hideMark/>
          </w:tcPr>
          <w:p w14:paraId="171F25AC" w14:textId="77777777" w:rsidR="00C45CB2" w:rsidRPr="00C45CB2" w:rsidRDefault="00C45CB2" w:rsidP="00C45CB2">
            <w:pPr>
              <w:spacing w:after="0" w:line="240" w:lineRule="auto"/>
              <w:jc w:val="center"/>
              <w:rPr>
                <w:rFonts w:ascii="Calibri" w:eastAsia="Times New Roman" w:hAnsi="Calibri" w:cs="Calibri"/>
                <w:color w:val="000000"/>
                <w:lang w:eastAsia="nl-NL"/>
              </w:rPr>
            </w:pPr>
            <w:r w:rsidRPr="00C45CB2">
              <w:rPr>
                <w:rFonts w:ascii="Calibri" w:eastAsia="Times New Roman" w:hAnsi="Calibri" w:cs="Calibri"/>
                <w:color w:val="000000"/>
                <w:lang w:val="en-GB" w:eastAsia="nl-NL"/>
              </w:rPr>
              <w:t>1 (3.2)</w:t>
            </w:r>
          </w:p>
        </w:tc>
        <w:tc>
          <w:tcPr>
            <w:tcW w:w="1229" w:type="dxa"/>
            <w:tcBorders>
              <w:top w:val="nil"/>
              <w:left w:val="nil"/>
              <w:bottom w:val="nil"/>
              <w:right w:val="nil"/>
            </w:tcBorders>
            <w:shd w:val="clear" w:color="auto" w:fill="auto"/>
            <w:noWrap/>
            <w:vAlign w:val="center"/>
            <w:hideMark/>
          </w:tcPr>
          <w:p w14:paraId="20F4F1A2" w14:textId="77777777" w:rsidR="00C45CB2" w:rsidRPr="00C45CB2" w:rsidRDefault="00C45CB2" w:rsidP="00C45CB2">
            <w:pPr>
              <w:spacing w:after="0" w:line="240" w:lineRule="auto"/>
              <w:jc w:val="center"/>
              <w:rPr>
                <w:rFonts w:ascii="Calibri" w:eastAsia="Times New Roman" w:hAnsi="Calibri" w:cs="Calibri"/>
                <w:color w:val="000000"/>
                <w:lang w:eastAsia="nl-NL"/>
              </w:rPr>
            </w:pPr>
            <w:r w:rsidRPr="00C45CB2">
              <w:rPr>
                <w:rFonts w:ascii="Calibri" w:eastAsia="Times New Roman" w:hAnsi="Calibri" w:cs="Calibri"/>
                <w:color w:val="000000"/>
                <w:lang w:val="en-GB" w:eastAsia="nl-NL"/>
              </w:rPr>
              <w:t>2 (13.3)</w:t>
            </w:r>
          </w:p>
        </w:tc>
        <w:tc>
          <w:tcPr>
            <w:tcW w:w="3032" w:type="dxa"/>
            <w:tcBorders>
              <w:top w:val="nil"/>
              <w:left w:val="nil"/>
              <w:bottom w:val="nil"/>
              <w:right w:val="nil"/>
            </w:tcBorders>
            <w:shd w:val="clear" w:color="auto" w:fill="auto"/>
            <w:noWrap/>
            <w:vAlign w:val="bottom"/>
            <w:hideMark/>
          </w:tcPr>
          <w:p w14:paraId="6FE68587" w14:textId="77777777" w:rsidR="00C45CB2" w:rsidRPr="00C45CB2" w:rsidRDefault="00C45CB2" w:rsidP="00C45CB2">
            <w:pPr>
              <w:spacing w:after="0" w:line="240" w:lineRule="auto"/>
              <w:rPr>
                <w:rFonts w:ascii="Calibri" w:eastAsia="Times New Roman" w:hAnsi="Calibri" w:cs="Calibri"/>
                <w:color w:val="000000"/>
                <w:lang w:eastAsia="nl-NL"/>
              </w:rPr>
            </w:pPr>
            <w:r w:rsidRPr="00C45CB2">
              <w:rPr>
                <w:rFonts w:ascii="Calibri" w:eastAsia="Times New Roman" w:hAnsi="Calibri" w:cs="Calibri"/>
                <w:color w:val="000000"/>
                <w:lang w:eastAsia="nl-NL"/>
              </w:rPr>
              <w:t xml:space="preserve">3/3 </w:t>
            </w:r>
            <w:r w:rsidRPr="00E5548E">
              <w:rPr>
                <w:rFonts w:ascii="Calibri" w:eastAsia="Times New Roman" w:hAnsi="Calibri" w:cs="Calibri"/>
                <w:i/>
                <w:color w:val="000000"/>
                <w:lang w:eastAsia="nl-NL"/>
              </w:rPr>
              <w:t>CTX-M</w:t>
            </w:r>
          </w:p>
        </w:tc>
      </w:tr>
      <w:tr w:rsidR="00C45CB2" w:rsidRPr="00C45CB2" w14:paraId="57943A32" w14:textId="77777777" w:rsidTr="00C45CB2">
        <w:trPr>
          <w:trHeight w:val="295"/>
        </w:trPr>
        <w:tc>
          <w:tcPr>
            <w:tcW w:w="3295" w:type="dxa"/>
            <w:tcBorders>
              <w:top w:val="nil"/>
              <w:left w:val="nil"/>
              <w:bottom w:val="nil"/>
              <w:right w:val="nil"/>
            </w:tcBorders>
            <w:shd w:val="clear" w:color="auto" w:fill="auto"/>
            <w:noWrap/>
            <w:vAlign w:val="center"/>
            <w:hideMark/>
          </w:tcPr>
          <w:p w14:paraId="28CFE49A" w14:textId="77777777" w:rsidR="00C45CB2" w:rsidRPr="00C45CB2" w:rsidRDefault="00C45CB2" w:rsidP="00C45CB2">
            <w:pPr>
              <w:spacing w:after="0" w:line="240" w:lineRule="auto"/>
              <w:rPr>
                <w:rFonts w:ascii="Calibri" w:eastAsia="Times New Roman" w:hAnsi="Calibri" w:cs="Calibri"/>
                <w:b/>
                <w:bCs/>
                <w:color w:val="000000"/>
                <w:lang w:eastAsia="nl-NL"/>
              </w:rPr>
            </w:pPr>
            <w:r w:rsidRPr="00C45CB2">
              <w:rPr>
                <w:rFonts w:ascii="Calibri" w:eastAsia="Times New Roman" w:hAnsi="Calibri" w:cs="Calibri"/>
                <w:b/>
                <w:bCs/>
                <w:color w:val="000000"/>
                <w:lang w:val="en-GB" w:eastAsia="nl-NL"/>
              </w:rPr>
              <w:t>imipenem</w:t>
            </w:r>
          </w:p>
        </w:tc>
        <w:tc>
          <w:tcPr>
            <w:tcW w:w="1496" w:type="dxa"/>
            <w:tcBorders>
              <w:top w:val="nil"/>
              <w:left w:val="nil"/>
              <w:bottom w:val="nil"/>
              <w:right w:val="nil"/>
            </w:tcBorders>
            <w:shd w:val="clear" w:color="auto" w:fill="auto"/>
            <w:vAlign w:val="center"/>
            <w:hideMark/>
          </w:tcPr>
          <w:p w14:paraId="4A81BB31" w14:textId="77777777" w:rsidR="00C45CB2" w:rsidRPr="00C45CB2" w:rsidRDefault="00C45CB2" w:rsidP="00C45CB2">
            <w:pPr>
              <w:spacing w:after="0" w:line="240" w:lineRule="auto"/>
              <w:jc w:val="center"/>
              <w:rPr>
                <w:rFonts w:ascii="Calibri" w:eastAsia="Times New Roman" w:hAnsi="Calibri" w:cs="Calibri"/>
                <w:color w:val="000000"/>
                <w:lang w:eastAsia="nl-NL"/>
              </w:rPr>
            </w:pPr>
            <w:r w:rsidRPr="00C45CB2">
              <w:rPr>
                <w:rFonts w:ascii="Calibri" w:eastAsia="Times New Roman" w:hAnsi="Calibri" w:cs="Calibri"/>
                <w:color w:val="000000"/>
                <w:lang w:val="en-GB" w:eastAsia="nl-NL"/>
              </w:rPr>
              <w:t>0 (0)</w:t>
            </w:r>
          </w:p>
        </w:tc>
        <w:tc>
          <w:tcPr>
            <w:tcW w:w="1202" w:type="dxa"/>
            <w:tcBorders>
              <w:top w:val="nil"/>
              <w:left w:val="nil"/>
              <w:bottom w:val="nil"/>
              <w:right w:val="nil"/>
            </w:tcBorders>
            <w:shd w:val="clear" w:color="auto" w:fill="auto"/>
            <w:noWrap/>
            <w:vAlign w:val="center"/>
            <w:hideMark/>
          </w:tcPr>
          <w:p w14:paraId="6DF71912" w14:textId="77777777" w:rsidR="00C45CB2" w:rsidRPr="00C45CB2" w:rsidRDefault="00C45CB2" w:rsidP="00C45CB2">
            <w:pPr>
              <w:spacing w:after="0" w:line="240" w:lineRule="auto"/>
              <w:jc w:val="center"/>
              <w:rPr>
                <w:rFonts w:ascii="Calibri" w:eastAsia="Times New Roman" w:hAnsi="Calibri" w:cs="Calibri"/>
                <w:color w:val="000000"/>
                <w:lang w:eastAsia="nl-NL"/>
              </w:rPr>
            </w:pPr>
            <w:r w:rsidRPr="00C45CB2">
              <w:rPr>
                <w:rFonts w:ascii="Calibri" w:eastAsia="Times New Roman" w:hAnsi="Calibri" w:cs="Calibri"/>
                <w:color w:val="000000"/>
                <w:lang w:val="en-GB" w:eastAsia="nl-NL"/>
              </w:rPr>
              <w:t>0 (0)</w:t>
            </w:r>
          </w:p>
        </w:tc>
        <w:tc>
          <w:tcPr>
            <w:tcW w:w="1229" w:type="dxa"/>
            <w:tcBorders>
              <w:top w:val="nil"/>
              <w:left w:val="nil"/>
              <w:bottom w:val="nil"/>
              <w:right w:val="nil"/>
            </w:tcBorders>
            <w:shd w:val="clear" w:color="auto" w:fill="auto"/>
            <w:noWrap/>
            <w:vAlign w:val="center"/>
            <w:hideMark/>
          </w:tcPr>
          <w:p w14:paraId="3B89B250" w14:textId="77777777" w:rsidR="00C45CB2" w:rsidRPr="00C45CB2" w:rsidRDefault="00C45CB2" w:rsidP="00C45CB2">
            <w:pPr>
              <w:spacing w:after="0" w:line="240" w:lineRule="auto"/>
              <w:jc w:val="center"/>
              <w:rPr>
                <w:rFonts w:ascii="Calibri" w:eastAsia="Times New Roman" w:hAnsi="Calibri" w:cs="Calibri"/>
                <w:color w:val="000000"/>
                <w:lang w:eastAsia="nl-NL"/>
              </w:rPr>
            </w:pPr>
            <w:r w:rsidRPr="00C45CB2">
              <w:rPr>
                <w:rFonts w:ascii="Calibri" w:eastAsia="Times New Roman" w:hAnsi="Calibri" w:cs="Calibri"/>
                <w:color w:val="000000"/>
                <w:lang w:val="en-GB" w:eastAsia="nl-NL"/>
              </w:rPr>
              <w:t>0 (0)</w:t>
            </w:r>
          </w:p>
        </w:tc>
        <w:tc>
          <w:tcPr>
            <w:tcW w:w="3032" w:type="dxa"/>
            <w:tcBorders>
              <w:top w:val="nil"/>
              <w:left w:val="nil"/>
              <w:bottom w:val="nil"/>
              <w:right w:val="nil"/>
            </w:tcBorders>
            <w:shd w:val="clear" w:color="auto" w:fill="auto"/>
            <w:noWrap/>
            <w:vAlign w:val="bottom"/>
            <w:hideMark/>
          </w:tcPr>
          <w:p w14:paraId="2C8A7AC2" w14:textId="77777777" w:rsidR="00C45CB2" w:rsidRPr="00C45CB2" w:rsidRDefault="00C45CB2" w:rsidP="00C45CB2">
            <w:pPr>
              <w:spacing w:after="0" w:line="240" w:lineRule="auto"/>
              <w:rPr>
                <w:rFonts w:ascii="Calibri" w:eastAsia="Times New Roman" w:hAnsi="Calibri" w:cs="Calibri"/>
                <w:color w:val="000000"/>
                <w:lang w:eastAsia="nl-NL"/>
              </w:rPr>
            </w:pPr>
            <w:r w:rsidRPr="00C45CB2">
              <w:rPr>
                <w:rFonts w:ascii="Calibri" w:eastAsia="Times New Roman" w:hAnsi="Calibri" w:cs="Calibri"/>
                <w:color w:val="000000"/>
                <w:lang w:eastAsia="nl-NL"/>
              </w:rPr>
              <w:t>-</w:t>
            </w:r>
          </w:p>
        </w:tc>
      </w:tr>
      <w:tr w:rsidR="00C45CB2" w:rsidRPr="00C45CB2" w14:paraId="1B6DAFF6" w14:textId="77777777" w:rsidTr="00C45CB2">
        <w:trPr>
          <w:trHeight w:val="295"/>
        </w:trPr>
        <w:tc>
          <w:tcPr>
            <w:tcW w:w="3295" w:type="dxa"/>
            <w:tcBorders>
              <w:top w:val="nil"/>
              <w:left w:val="nil"/>
              <w:bottom w:val="nil"/>
              <w:right w:val="nil"/>
            </w:tcBorders>
            <w:shd w:val="clear" w:color="auto" w:fill="auto"/>
            <w:noWrap/>
            <w:vAlign w:val="center"/>
            <w:hideMark/>
          </w:tcPr>
          <w:p w14:paraId="6C896235" w14:textId="77777777" w:rsidR="00C45CB2" w:rsidRPr="00C45CB2" w:rsidRDefault="00C45CB2" w:rsidP="00C45CB2">
            <w:pPr>
              <w:spacing w:after="0" w:line="240" w:lineRule="auto"/>
              <w:rPr>
                <w:rFonts w:ascii="Calibri" w:eastAsia="Times New Roman" w:hAnsi="Calibri" w:cs="Calibri"/>
                <w:b/>
                <w:bCs/>
                <w:color w:val="000000"/>
                <w:lang w:eastAsia="nl-NL"/>
              </w:rPr>
            </w:pPr>
            <w:r w:rsidRPr="00C45CB2">
              <w:rPr>
                <w:rFonts w:ascii="Calibri" w:eastAsia="Times New Roman" w:hAnsi="Calibri" w:cs="Calibri"/>
                <w:b/>
                <w:bCs/>
                <w:color w:val="000000"/>
                <w:lang w:val="en-GB" w:eastAsia="nl-NL"/>
              </w:rPr>
              <w:t>meropenem</w:t>
            </w:r>
          </w:p>
        </w:tc>
        <w:tc>
          <w:tcPr>
            <w:tcW w:w="1496" w:type="dxa"/>
            <w:tcBorders>
              <w:top w:val="nil"/>
              <w:left w:val="nil"/>
              <w:bottom w:val="nil"/>
              <w:right w:val="nil"/>
            </w:tcBorders>
            <w:shd w:val="clear" w:color="auto" w:fill="auto"/>
            <w:vAlign w:val="center"/>
            <w:hideMark/>
          </w:tcPr>
          <w:p w14:paraId="6D89877C" w14:textId="77777777" w:rsidR="00C45CB2" w:rsidRPr="00C45CB2" w:rsidRDefault="00C45CB2" w:rsidP="00C45CB2">
            <w:pPr>
              <w:spacing w:after="0" w:line="240" w:lineRule="auto"/>
              <w:jc w:val="center"/>
              <w:rPr>
                <w:rFonts w:ascii="Calibri" w:eastAsia="Times New Roman" w:hAnsi="Calibri" w:cs="Calibri"/>
                <w:color w:val="000000"/>
                <w:lang w:eastAsia="nl-NL"/>
              </w:rPr>
            </w:pPr>
            <w:r w:rsidRPr="00C45CB2">
              <w:rPr>
                <w:rFonts w:ascii="Calibri" w:eastAsia="Times New Roman" w:hAnsi="Calibri" w:cs="Calibri"/>
                <w:color w:val="000000"/>
                <w:lang w:val="en-GB" w:eastAsia="nl-NL"/>
              </w:rPr>
              <w:t>0 (0)</w:t>
            </w:r>
          </w:p>
        </w:tc>
        <w:tc>
          <w:tcPr>
            <w:tcW w:w="1202" w:type="dxa"/>
            <w:tcBorders>
              <w:top w:val="nil"/>
              <w:left w:val="nil"/>
              <w:bottom w:val="nil"/>
              <w:right w:val="nil"/>
            </w:tcBorders>
            <w:shd w:val="clear" w:color="auto" w:fill="auto"/>
            <w:noWrap/>
            <w:vAlign w:val="center"/>
            <w:hideMark/>
          </w:tcPr>
          <w:p w14:paraId="501F802E" w14:textId="77777777" w:rsidR="00C45CB2" w:rsidRPr="00C45CB2" w:rsidRDefault="00C45CB2" w:rsidP="00C45CB2">
            <w:pPr>
              <w:spacing w:after="0" w:line="240" w:lineRule="auto"/>
              <w:jc w:val="center"/>
              <w:rPr>
                <w:rFonts w:ascii="Calibri" w:eastAsia="Times New Roman" w:hAnsi="Calibri" w:cs="Calibri"/>
                <w:color w:val="000000"/>
                <w:lang w:eastAsia="nl-NL"/>
              </w:rPr>
            </w:pPr>
            <w:r w:rsidRPr="00C45CB2">
              <w:rPr>
                <w:rFonts w:ascii="Calibri" w:eastAsia="Times New Roman" w:hAnsi="Calibri" w:cs="Calibri"/>
                <w:color w:val="000000"/>
                <w:lang w:val="en-GB" w:eastAsia="nl-NL"/>
              </w:rPr>
              <w:t>0 (0)</w:t>
            </w:r>
          </w:p>
        </w:tc>
        <w:tc>
          <w:tcPr>
            <w:tcW w:w="1229" w:type="dxa"/>
            <w:tcBorders>
              <w:top w:val="nil"/>
              <w:left w:val="nil"/>
              <w:bottom w:val="nil"/>
              <w:right w:val="nil"/>
            </w:tcBorders>
            <w:shd w:val="clear" w:color="auto" w:fill="auto"/>
            <w:noWrap/>
            <w:vAlign w:val="center"/>
            <w:hideMark/>
          </w:tcPr>
          <w:p w14:paraId="63854059" w14:textId="77777777" w:rsidR="00C45CB2" w:rsidRPr="00C45CB2" w:rsidRDefault="00C45CB2" w:rsidP="00C45CB2">
            <w:pPr>
              <w:spacing w:after="0" w:line="240" w:lineRule="auto"/>
              <w:jc w:val="center"/>
              <w:rPr>
                <w:rFonts w:ascii="Calibri" w:eastAsia="Times New Roman" w:hAnsi="Calibri" w:cs="Calibri"/>
                <w:color w:val="000000"/>
                <w:lang w:eastAsia="nl-NL"/>
              </w:rPr>
            </w:pPr>
            <w:r w:rsidRPr="00C45CB2">
              <w:rPr>
                <w:rFonts w:ascii="Calibri" w:eastAsia="Times New Roman" w:hAnsi="Calibri" w:cs="Calibri"/>
                <w:color w:val="000000"/>
                <w:lang w:val="en-GB" w:eastAsia="nl-NL"/>
              </w:rPr>
              <w:t>0 (0)</w:t>
            </w:r>
          </w:p>
        </w:tc>
        <w:tc>
          <w:tcPr>
            <w:tcW w:w="3032" w:type="dxa"/>
            <w:tcBorders>
              <w:top w:val="nil"/>
              <w:left w:val="nil"/>
              <w:bottom w:val="nil"/>
              <w:right w:val="nil"/>
            </w:tcBorders>
            <w:shd w:val="clear" w:color="auto" w:fill="auto"/>
            <w:noWrap/>
            <w:vAlign w:val="bottom"/>
            <w:hideMark/>
          </w:tcPr>
          <w:p w14:paraId="0A0275CB" w14:textId="77777777" w:rsidR="00C45CB2" w:rsidRPr="00C45CB2" w:rsidRDefault="00C45CB2" w:rsidP="00C45CB2">
            <w:pPr>
              <w:spacing w:after="0" w:line="240" w:lineRule="auto"/>
              <w:rPr>
                <w:rFonts w:ascii="Calibri" w:eastAsia="Times New Roman" w:hAnsi="Calibri" w:cs="Calibri"/>
                <w:color w:val="000000"/>
                <w:lang w:eastAsia="nl-NL"/>
              </w:rPr>
            </w:pPr>
            <w:r w:rsidRPr="00C45CB2">
              <w:rPr>
                <w:rFonts w:ascii="Calibri" w:eastAsia="Times New Roman" w:hAnsi="Calibri" w:cs="Calibri"/>
                <w:color w:val="000000"/>
                <w:lang w:eastAsia="nl-NL"/>
              </w:rPr>
              <w:t>-</w:t>
            </w:r>
          </w:p>
        </w:tc>
      </w:tr>
      <w:tr w:rsidR="00C45CB2" w:rsidRPr="00C45CB2" w14:paraId="68E851E6" w14:textId="77777777" w:rsidTr="00C45CB2">
        <w:trPr>
          <w:trHeight w:val="295"/>
        </w:trPr>
        <w:tc>
          <w:tcPr>
            <w:tcW w:w="3295" w:type="dxa"/>
            <w:tcBorders>
              <w:top w:val="nil"/>
              <w:left w:val="nil"/>
              <w:bottom w:val="nil"/>
              <w:right w:val="nil"/>
            </w:tcBorders>
            <w:shd w:val="clear" w:color="auto" w:fill="auto"/>
            <w:noWrap/>
            <w:vAlign w:val="center"/>
            <w:hideMark/>
          </w:tcPr>
          <w:p w14:paraId="5A042138" w14:textId="5B0714B1" w:rsidR="00C45CB2" w:rsidRPr="00C45CB2" w:rsidRDefault="00C45CB2" w:rsidP="00E5548E">
            <w:pPr>
              <w:spacing w:after="0" w:line="240" w:lineRule="auto"/>
              <w:rPr>
                <w:rFonts w:ascii="Calibri" w:eastAsia="Times New Roman" w:hAnsi="Calibri" w:cs="Calibri"/>
                <w:b/>
                <w:bCs/>
                <w:color w:val="000000"/>
                <w:lang w:eastAsia="nl-NL"/>
              </w:rPr>
            </w:pPr>
            <w:r w:rsidRPr="00C45CB2">
              <w:rPr>
                <w:rFonts w:ascii="Calibri" w:eastAsia="Times New Roman" w:hAnsi="Calibri" w:cs="Calibri"/>
                <w:b/>
                <w:bCs/>
                <w:color w:val="000000"/>
                <w:lang w:val="en-GB" w:eastAsia="nl-NL"/>
              </w:rPr>
              <w:t>ciprofloxacin</w:t>
            </w:r>
          </w:p>
        </w:tc>
        <w:tc>
          <w:tcPr>
            <w:tcW w:w="1496" w:type="dxa"/>
            <w:tcBorders>
              <w:top w:val="nil"/>
              <w:left w:val="nil"/>
              <w:bottom w:val="nil"/>
              <w:right w:val="nil"/>
            </w:tcBorders>
            <w:shd w:val="clear" w:color="auto" w:fill="auto"/>
            <w:vAlign w:val="center"/>
            <w:hideMark/>
          </w:tcPr>
          <w:p w14:paraId="6B7B4BAA" w14:textId="77777777" w:rsidR="00C45CB2" w:rsidRPr="00C45CB2" w:rsidRDefault="00C45CB2" w:rsidP="00C45CB2">
            <w:pPr>
              <w:spacing w:after="0" w:line="240" w:lineRule="auto"/>
              <w:jc w:val="center"/>
              <w:rPr>
                <w:rFonts w:ascii="Calibri" w:eastAsia="Times New Roman" w:hAnsi="Calibri" w:cs="Calibri"/>
                <w:color w:val="000000"/>
                <w:lang w:eastAsia="nl-NL"/>
              </w:rPr>
            </w:pPr>
            <w:r w:rsidRPr="00C45CB2">
              <w:rPr>
                <w:rFonts w:ascii="Calibri" w:eastAsia="Times New Roman" w:hAnsi="Calibri" w:cs="Calibri"/>
                <w:color w:val="000000"/>
                <w:lang w:val="en-GB" w:eastAsia="nl-NL"/>
              </w:rPr>
              <w:t>6 (13.0)</w:t>
            </w:r>
          </w:p>
        </w:tc>
        <w:tc>
          <w:tcPr>
            <w:tcW w:w="1202" w:type="dxa"/>
            <w:tcBorders>
              <w:top w:val="nil"/>
              <w:left w:val="nil"/>
              <w:bottom w:val="nil"/>
              <w:right w:val="nil"/>
            </w:tcBorders>
            <w:shd w:val="clear" w:color="auto" w:fill="auto"/>
            <w:noWrap/>
            <w:vAlign w:val="center"/>
            <w:hideMark/>
          </w:tcPr>
          <w:p w14:paraId="7412AF4B" w14:textId="77777777" w:rsidR="00C45CB2" w:rsidRPr="00C45CB2" w:rsidRDefault="00C45CB2" w:rsidP="00C45CB2">
            <w:pPr>
              <w:spacing w:after="0" w:line="240" w:lineRule="auto"/>
              <w:jc w:val="center"/>
              <w:rPr>
                <w:rFonts w:ascii="Calibri" w:eastAsia="Times New Roman" w:hAnsi="Calibri" w:cs="Calibri"/>
                <w:color w:val="000000"/>
                <w:lang w:eastAsia="nl-NL"/>
              </w:rPr>
            </w:pPr>
            <w:r w:rsidRPr="00C45CB2">
              <w:rPr>
                <w:rFonts w:ascii="Calibri" w:eastAsia="Times New Roman" w:hAnsi="Calibri" w:cs="Calibri"/>
                <w:color w:val="000000"/>
                <w:lang w:val="en-GB" w:eastAsia="nl-NL"/>
              </w:rPr>
              <w:t>3 (9.7)</w:t>
            </w:r>
          </w:p>
        </w:tc>
        <w:tc>
          <w:tcPr>
            <w:tcW w:w="1229" w:type="dxa"/>
            <w:tcBorders>
              <w:top w:val="nil"/>
              <w:left w:val="nil"/>
              <w:bottom w:val="nil"/>
              <w:right w:val="nil"/>
            </w:tcBorders>
            <w:shd w:val="clear" w:color="auto" w:fill="auto"/>
            <w:noWrap/>
            <w:vAlign w:val="center"/>
            <w:hideMark/>
          </w:tcPr>
          <w:p w14:paraId="0BDBB7E0" w14:textId="77777777" w:rsidR="00C45CB2" w:rsidRPr="00C45CB2" w:rsidRDefault="00C45CB2" w:rsidP="00C45CB2">
            <w:pPr>
              <w:spacing w:after="0" w:line="240" w:lineRule="auto"/>
              <w:jc w:val="center"/>
              <w:rPr>
                <w:rFonts w:ascii="Calibri" w:eastAsia="Times New Roman" w:hAnsi="Calibri" w:cs="Calibri"/>
                <w:color w:val="000000"/>
                <w:lang w:eastAsia="nl-NL"/>
              </w:rPr>
            </w:pPr>
            <w:r w:rsidRPr="00C45CB2">
              <w:rPr>
                <w:rFonts w:ascii="Calibri" w:eastAsia="Times New Roman" w:hAnsi="Calibri" w:cs="Calibri"/>
                <w:color w:val="000000"/>
                <w:lang w:val="en-GB" w:eastAsia="nl-NL"/>
              </w:rPr>
              <w:t>3 (20.0)</w:t>
            </w:r>
          </w:p>
        </w:tc>
        <w:tc>
          <w:tcPr>
            <w:tcW w:w="3032" w:type="dxa"/>
            <w:tcBorders>
              <w:top w:val="nil"/>
              <w:left w:val="nil"/>
              <w:bottom w:val="nil"/>
              <w:right w:val="nil"/>
            </w:tcBorders>
            <w:shd w:val="clear" w:color="auto" w:fill="auto"/>
            <w:noWrap/>
            <w:vAlign w:val="bottom"/>
            <w:hideMark/>
          </w:tcPr>
          <w:p w14:paraId="0729C7F2" w14:textId="77777777" w:rsidR="00C45CB2" w:rsidRPr="00C45CB2" w:rsidRDefault="00C45CB2" w:rsidP="00C45CB2">
            <w:pPr>
              <w:spacing w:after="0" w:line="240" w:lineRule="auto"/>
              <w:rPr>
                <w:rFonts w:ascii="Calibri" w:eastAsia="Times New Roman" w:hAnsi="Calibri" w:cs="Calibri"/>
                <w:color w:val="000000"/>
                <w:lang w:eastAsia="nl-NL"/>
              </w:rPr>
            </w:pPr>
            <w:commentRangeStart w:id="49"/>
            <w:r w:rsidRPr="00C45CB2">
              <w:rPr>
                <w:rFonts w:ascii="Calibri" w:eastAsia="Times New Roman" w:hAnsi="Calibri" w:cs="Calibri"/>
                <w:color w:val="000000"/>
                <w:lang w:eastAsia="nl-NL"/>
              </w:rPr>
              <w:t>-</w:t>
            </w:r>
            <w:commentRangeEnd w:id="49"/>
            <w:r w:rsidR="0010726F">
              <w:rPr>
                <w:rStyle w:val="CommentReference"/>
              </w:rPr>
              <w:commentReference w:id="49"/>
            </w:r>
          </w:p>
        </w:tc>
      </w:tr>
      <w:tr w:rsidR="00C45CB2" w:rsidRPr="00C45CB2" w14:paraId="542E240F" w14:textId="77777777" w:rsidTr="00C45CB2">
        <w:trPr>
          <w:trHeight w:val="295"/>
        </w:trPr>
        <w:tc>
          <w:tcPr>
            <w:tcW w:w="3295" w:type="dxa"/>
            <w:tcBorders>
              <w:top w:val="nil"/>
              <w:left w:val="nil"/>
              <w:bottom w:val="nil"/>
              <w:right w:val="nil"/>
            </w:tcBorders>
            <w:shd w:val="clear" w:color="auto" w:fill="auto"/>
            <w:noWrap/>
            <w:vAlign w:val="center"/>
            <w:hideMark/>
          </w:tcPr>
          <w:p w14:paraId="339ACD3B" w14:textId="77777777" w:rsidR="00C45CB2" w:rsidRPr="00C45CB2" w:rsidRDefault="00C45CB2" w:rsidP="00C45CB2">
            <w:pPr>
              <w:spacing w:after="0" w:line="240" w:lineRule="auto"/>
              <w:rPr>
                <w:rFonts w:ascii="Calibri" w:eastAsia="Times New Roman" w:hAnsi="Calibri" w:cs="Calibri"/>
                <w:b/>
                <w:bCs/>
                <w:color w:val="000000"/>
                <w:lang w:eastAsia="nl-NL"/>
              </w:rPr>
            </w:pPr>
            <w:r w:rsidRPr="00C45CB2">
              <w:rPr>
                <w:rFonts w:ascii="Calibri" w:eastAsia="Times New Roman" w:hAnsi="Calibri" w:cs="Calibri"/>
                <w:b/>
                <w:bCs/>
                <w:color w:val="000000"/>
                <w:lang w:val="en-GB" w:eastAsia="nl-NL"/>
              </w:rPr>
              <w:t>aminoglycosides**</w:t>
            </w:r>
          </w:p>
        </w:tc>
        <w:tc>
          <w:tcPr>
            <w:tcW w:w="1496" w:type="dxa"/>
            <w:tcBorders>
              <w:top w:val="nil"/>
              <w:left w:val="nil"/>
              <w:bottom w:val="nil"/>
              <w:right w:val="nil"/>
            </w:tcBorders>
            <w:shd w:val="clear" w:color="auto" w:fill="auto"/>
            <w:vAlign w:val="center"/>
            <w:hideMark/>
          </w:tcPr>
          <w:p w14:paraId="54C020C1" w14:textId="77777777" w:rsidR="00C45CB2" w:rsidRPr="00C45CB2" w:rsidRDefault="00C45CB2" w:rsidP="00C45CB2">
            <w:pPr>
              <w:spacing w:after="0" w:line="240" w:lineRule="auto"/>
              <w:jc w:val="center"/>
              <w:rPr>
                <w:rFonts w:ascii="Calibri" w:eastAsia="Times New Roman" w:hAnsi="Calibri" w:cs="Calibri"/>
                <w:color w:val="000000"/>
                <w:lang w:eastAsia="nl-NL"/>
              </w:rPr>
            </w:pPr>
            <w:r w:rsidRPr="00C45CB2">
              <w:rPr>
                <w:rFonts w:ascii="Calibri" w:eastAsia="Times New Roman" w:hAnsi="Calibri" w:cs="Calibri"/>
                <w:color w:val="000000"/>
                <w:lang w:val="en-GB" w:eastAsia="nl-NL"/>
              </w:rPr>
              <w:t>2 (4.3)</w:t>
            </w:r>
          </w:p>
        </w:tc>
        <w:tc>
          <w:tcPr>
            <w:tcW w:w="1202" w:type="dxa"/>
            <w:tcBorders>
              <w:top w:val="nil"/>
              <w:left w:val="nil"/>
              <w:bottom w:val="nil"/>
              <w:right w:val="nil"/>
            </w:tcBorders>
            <w:shd w:val="clear" w:color="auto" w:fill="auto"/>
            <w:noWrap/>
            <w:vAlign w:val="center"/>
            <w:hideMark/>
          </w:tcPr>
          <w:p w14:paraId="69B58186" w14:textId="77777777" w:rsidR="00C45CB2" w:rsidRPr="00C45CB2" w:rsidRDefault="00C45CB2" w:rsidP="00C45CB2">
            <w:pPr>
              <w:spacing w:after="0" w:line="240" w:lineRule="auto"/>
              <w:jc w:val="center"/>
              <w:rPr>
                <w:rFonts w:ascii="Calibri" w:eastAsia="Times New Roman" w:hAnsi="Calibri" w:cs="Calibri"/>
                <w:color w:val="000000"/>
                <w:lang w:eastAsia="nl-NL"/>
              </w:rPr>
            </w:pPr>
            <w:r w:rsidRPr="00C45CB2">
              <w:rPr>
                <w:rFonts w:ascii="Calibri" w:eastAsia="Times New Roman" w:hAnsi="Calibri" w:cs="Calibri"/>
                <w:color w:val="000000"/>
                <w:lang w:val="en-GB" w:eastAsia="nl-NL"/>
              </w:rPr>
              <w:t>1 (3.2)</w:t>
            </w:r>
          </w:p>
        </w:tc>
        <w:tc>
          <w:tcPr>
            <w:tcW w:w="1229" w:type="dxa"/>
            <w:tcBorders>
              <w:top w:val="nil"/>
              <w:left w:val="nil"/>
              <w:bottom w:val="nil"/>
              <w:right w:val="nil"/>
            </w:tcBorders>
            <w:shd w:val="clear" w:color="auto" w:fill="auto"/>
            <w:noWrap/>
            <w:vAlign w:val="center"/>
            <w:hideMark/>
          </w:tcPr>
          <w:p w14:paraId="7336E3B8" w14:textId="77777777" w:rsidR="00C45CB2" w:rsidRPr="00C45CB2" w:rsidRDefault="00C45CB2" w:rsidP="00C45CB2">
            <w:pPr>
              <w:spacing w:after="0" w:line="240" w:lineRule="auto"/>
              <w:jc w:val="center"/>
              <w:rPr>
                <w:rFonts w:ascii="Calibri" w:eastAsia="Times New Roman" w:hAnsi="Calibri" w:cs="Calibri"/>
                <w:color w:val="000000"/>
                <w:lang w:eastAsia="nl-NL"/>
              </w:rPr>
            </w:pPr>
            <w:r w:rsidRPr="00C45CB2">
              <w:rPr>
                <w:rFonts w:ascii="Calibri" w:eastAsia="Times New Roman" w:hAnsi="Calibri" w:cs="Calibri"/>
                <w:color w:val="000000"/>
                <w:lang w:val="en-GB" w:eastAsia="nl-NL"/>
              </w:rPr>
              <w:t>1 (6.7)</w:t>
            </w:r>
          </w:p>
        </w:tc>
        <w:tc>
          <w:tcPr>
            <w:tcW w:w="3032" w:type="dxa"/>
            <w:tcBorders>
              <w:top w:val="nil"/>
              <w:left w:val="nil"/>
              <w:bottom w:val="nil"/>
              <w:right w:val="nil"/>
            </w:tcBorders>
            <w:shd w:val="clear" w:color="auto" w:fill="auto"/>
            <w:noWrap/>
            <w:vAlign w:val="bottom"/>
            <w:hideMark/>
          </w:tcPr>
          <w:p w14:paraId="1BCAF538" w14:textId="77777777" w:rsidR="00C45CB2" w:rsidRPr="00C45CB2" w:rsidRDefault="00C45CB2" w:rsidP="00C45CB2">
            <w:pPr>
              <w:spacing w:after="0" w:line="240" w:lineRule="auto"/>
              <w:rPr>
                <w:rFonts w:ascii="Calibri" w:eastAsia="Times New Roman" w:hAnsi="Calibri" w:cs="Calibri"/>
                <w:color w:val="000000"/>
                <w:lang w:eastAsia="nl-NL"/>
              </w:rPr>
            </w:pPr>
            <w:r w:rsidRPr="00C45CB2">
              <w:rPr>
                <w:rFonts w:ascii="Calibri" w:eastAsia="Times New Roman" w:hAnsi="Calibri" w:cs="Calibri"/>
                <w:color w:val="000000"/>
                <w:lang w:eastAsia="nl-NL"/>
              </w:rPr>
              <w:t xml:space="preserve">2/2 </w:t>
            </w:r>
            <w:r w:rsidRPr="009929F4">
              <w:rPr>
                <w:rFonts w:ascii="Calibri" w:eastAsia="Times New Roman" w:hAnsi="Calibri" w:cs="Calibri"/>
                <w:i/>
                <w:color w:val="000000"/>
                <w:lang w:eastAsia="nl-NL"/>
              </w:rPr>
              <w:t>aac3</w:t>
            </w:r>
          </w:p>
        </w:tc>
      </w:tr>
      <w:tr w:rsidR="00C45CB2" w:rsidRPr="0010726F" w14:paraId="33C0ABEC" w14:textId="77777777" w:rsidTr="00C45CB2">
        <w:trPr>
          <w:trHeight w:val="295"/>
        </w:trPr>
        <w:tc>
          <w:tcPr>
            <w:tcW w:w="3295" w:type="dxa"/>
            <w:tcBorders>
              <w:top w:val="nil"/>
              <w:left w:val="nil"/>
              <w:bottom w:val="nil"/>
              <w:right w:val="nil"/>
            </w:tcBorders>
            <w:shd w:val="clear" w:color="auto" w:fill="auto"/>
            <w:noWrap/>
            <w:vAlign w:val="center"/>
            <w:hideMark/>
          </w:tcPr>
          <w:p w14:paraId="092A2E91" w14:textId="77777777" w:rsidR="00C45CB2" w:rsidRPr="00C45CB2" w:rsidRDefault="00C45CB2" w:rsidP="00C45CB2">
            <w:pPr>
              <w:spacing w:after="0" w:line="240" w:lineRule="auto"/>
              <w:rPr>
                <w:rFonts w:ascii="Calibri" w:eastAsia="Times New Roman" w:hAnsi="Calibri" w:cs="Calibri"/>
                <w:b/>
                <w:bCs/>
                <w:color w:val="000000"/>
                <w:lang w:eastAsia="nl-NL"/>
              </w:rPr>
            </w:pPr>
            <w:r w:rsidRPr="00C45CB2">
              <w:rPr>
                <w:rFonts w:ascii="Calibri" w:eastAsia="Times New Roman" w:hAnsi="Calibri" w:cs="Calibri"/>
                <w:b/>
                <w:bCs/>
                <w:color w:val="000000"/>
                <w:lang w:val="en-GB" w:eastAsia="nl-NL"/>
              </w:rPr>
              <w:t>trimethoprim</w:t>
            </w:r>
          </w:p>
        </w:tc>
        <w:tc>
          <w:tcPr>
            <w:tcW w:w="1496" w:type="dxa"/>
            <w:tcBorders>
              <w:top w:val="nil"/>
              <w:left w:val="nil"/>
              <w:bottom w:val="nil"/>
              <w:right w:val="nil"/>
            </w:tcBorders>
            <w:shd w:val="clear" w:color="auto" w:fill="auto"/>
            <w:vAlign w:val="center"/>
            <w:hideMark/>
          </w:tcPr>
          <w:p w14:paraId="32491F5B" w14:textId="77777777" w:rsidR="00C45CB2" w:rsidRPr="00C45CB2" w:rsidRDefault="00C45CB2" w:rsidP="00C45CB2">
            <w:pPr>
              <w:spacing w:after="0" w:line="240" w:lineRule="auto"/>
              <w:jc w:val="center"/>
              <w:rPr>
                <w:rFonts w:ascii="Calibri" w:eastAsia="Times New Roman" w:hAnsi="Calibri" w:cs="Calibri"/>
                <w:color w:val="000000"/>
                <w:lang w:eastAsia="nl-NL"/>
              </w:rPr>
            </w:pPr>
            <w:r w:rsidRPr="00C45CB2">
              <w:rPr>
                <w:rFonts w:ascii="Calibri" w:eastAsia="Times New Roman" w:hAnsi="Calibri" w:cs="Calibri"/>
                <w:color w:val="000000"/>
                <w:lang w:val="en-GB" w:eastAsia="nl-NL"/>
              </w:rPr>
              <w:t>8 (17.4)</w:t>
            </w:r>
          </w:p>
        </w:tc>
        <w:tc>
          <w:tcPr>
            <w:tcW w:w="1202" w:type="dxa"/>
            <w:tcBorders>
              <w:top w:val="nil"/>
              <w:left w:val="nil"/>
              <w:bottom w:val="nil"/>
              <w:right w:val="nil"/>
            </w:tcBorders>
            <w:shd w:val="clear" w:color="auto" w:fill="auto"/>
            <w:noWrap/>
            <w:vAlign w:val="center"/>
            <w:hideMark/>
          </w:tcPr>
          <w:p w14:paraId="3A44C61E" w14:textId="77777777" w:rsidR="00C45CB2" w:rsidRPr="00C45CB2" w:rsidRDefault="00C45CB2" w:rsidP="00C45CB2">
            <w:pPr>
              <w:spacing w:after="0" w:line="240" w:lineRule="auto"/>
              <w:jc w:val="center"/>
              <w:rPr>
                <w:rFonts w:ascii="Calibri" w:eastAsia="Times New Roman" w:hAnsi="Calibri" w:cs="Calibri"/>
                <w:color w:val="000000"/>
                <w:lang w:eastAsia="nl-NL"/>
              </w:rPr>
            </w:pPr>
            <w:r w:rsidRPr="00C45CB2">
              <w:rPr>
                <w:rFonts w:ascii="Calibri" w:eastAsia="Times New Roman" w:hAnsi="Calibri" w:cs="Calibri"/>
                <w:color w:val="000000"/>
                <w:lang w:val="en-GB" w:eastAsia="nl-NL"/>
              </w:rPr>
              <w:t>6 (19.4)</w:t>
            </w:r>
          </w:p>
        </w:tc>
        <w:tc>
          <w:tcPr>
            <w:tcW w:w="1229" w:type="dxa"/>
            <w:tcBorders>
              <w:top w:val="nil"/>
              <w:left w:val="nil"/>
              <w:bottom w:val="nil"/>
              <w:right w:val="nil"/>
            </w:tcBorders>
            <w:shd w:val="clear" w:color="auto" w:fill="auto"/>
            <w:noWrap/>
            <w:vAlign w:val="center"/>
            <w:hideMark/>
          </w:tcPr>
          <w:p w14:paraId="7B71417D" w14:textId="77777777" w:rsidR="00C45CB2" w:rsidRPr="00C45CB2" w:rsidRDefault="00C45CB2" w:rsidP="00C45CB2">
            <w:pPr>
              <w:spacing w:after="0" w:line="240" w:lineRule="auto"/>
              <w:jc w:val="center"/>
              <w:rPr>
                <w:rFonts w:ascii="Calibri" w:eastAsia="Times New Roman" w:hAnsi="Calibri" w:cs="Calibri"/>
                <w:color w:val="000000"/>
                <w:lang w:eastAsia="nl-NL"/>
              </w:rPr>
            </w:pPr>
            <w:r w:rsidRPr="00C45CB2">
              <w:rPr>
                <w:rFonts w:ascii="Calibri" w:eastAsia="Times New Roman" w:hAnsi="Calibri" w:cs="Calibri"/>
                <w:color w:val="000000"/>
                <w:lang w:val="en-GB" w:eastAsia="nl-NL"/>
              </w:rPr>
              <w:t>2 (13.3)</w:t>
            </w:r>
          </w:p>
        </w:tc>
        <w:tc>
          <w:tcPr>
            <w:tcW w:w="3032" w:type="dxa"/>
            <w:tcBorders>
              <w:top w:val="nil"/>
              <w:left w:val="nil"/>
              <w:bottom w:val="nil"/>
              <w:right w:val="nil"/>
            </w:tcBorders>
            <w:shd w:val="clear" w:color="auto" w:fill="auto"/>
            <w:noWrap/>
            <w:vAlign w:val="bottom"/>
            <w:hideMark/>
          </w:tcPr>
          <w:p w14:paraId="42EA5B63" w14:textId="77777777" w:rsidR="00C45CB2" w:rsidRPr="006D7D0E" w:rsidRDefault="00C45CB2" w:rsidP="00C45CB2">
            <w:pPr>
              <w:spacing w:after="0" w:line="240" w:lineRule="auto"/>
              <w:rPr>
                <w:rFonts w:ascii="Calibri" w:eastAsia="Times New Roman" w:hAnsi="Calibri" w:cs="Calibri"/>
                <w:color w:val="000000"/>
                <w:lang w:val="en-US" w:eastAsia="nl-NL"/>
              </w:rPr>
            </w:pPr>
            <w:r w:rsidRPr="006D7D0E">
              <w:rPr>
                <w:rFonts w:ascii="Calibri" w:eastAsia="Times New Roman" w:hAnsi="Calibri" w:cs="Calibri"/>
                <w:color w:val="000000"/>
                <w:lang w:val="en-US" w:eastAsia="nl-NL"/>
              </w:rPr>
              <w:t xml:space="preserve">8/8 </w:t>
            </w:r>
            <w:proofErr w:type="spellStart"/>
            <w:r w:rsidRPr="006D7D0E">
              <w:rPr>
                <w:rFonts w:ascii="Calibri" w:eastAsia="Times New Roman" w:hAnsi="Calibri" w:cs="Calibri"/>
                <w:i/>
                <w:color w:val="000000"/>
                <w:lang w:val="en-US" w:eastAsia="nl-NL"/>
              </w:rPr>
              <w:t>dfrA</w:t>
            </w:r>
            <w:proofErr w:type="spellEnd"/>
            <w:r w:rsidRPr="006D7D0E">
              <w:rPr>
                <w:rFonts w:ascii="Calibri" w:eastAsia="Times New Roman" w:hAnsi="Calibri" w:cs="Calibri"/>
                <w:color w:val="000000"/>
                <w:lang w:val="en-US" w:eastAsia="nl-NL"/>
              </w:rPr>
              <w:t xml:space="preserve"> (and </w:t>
            </w:r>
            <w:r w:rsidRPr="006D7D0E">
              <w:rPr>
                <w:rFonts w:ascii="Calibri" w:eastAsia="Times New Roman" w:hAnsi="Calibri" w:cs="Calibri"/>
                <w:i/>
                <w:color w:val="000000"/>
                <w:lang w:val="en-US" w:eastAsia="nl-NL"/>
              </w:rPr>
              <w:t>sul1</w:t>
            </w:r>
            <w:r w:rsidRPr="006D7D0E">
              <w:rPr>
                <w:rFonts w:ascii="Calibri" w:eastAsia="Times New Roman" w:hAnsi="Calibri" w:cs="Calibri"/>
                <w:color w:val="000000"/>
                <w:lang w:val="en-US" w:eastAsia="nl-NL"/>
              </w:rPr>
              <w:t xml:space="preserve"> and/or </w:t>
            </w:r>
            <w:r w:rsidRPr="006D7D0E">
              <w:rPr>
                <w:rFonts w:ascii="Calibri" w:eastAsia="Times New Roman" w:hAnsi="Calibri" w:cs="Calibri"/>
                <w:i/>
                <w:color w:val="000000"/>
                <w:lang w:val="en-US" w:eastAsia="nl-NL"/>
              </w:rPr>
              <w:t>sul2</w:t>
            </w:r>
            <w:r w:rsidRPr="006D7D0E">
              <w:rPr>
                <w:rFonts w:ascii="Calibri" w:eastAsia="Times New Roman" w:hAnsi="Calibri" w:cs="Calibri"/>
                <w:color w:val="000000"/>
                <w:lang w:val="en-US" w:eastAsia="nl-NL"/>
              </w:rPr>
              <w:t>)</w:t>
            </w:r>
          </w:p>
        </w:tc>
      </w:tr>
      <w:tr w:rsidR="00C45CB2" w:rsidRPr="0010726F" w14:paraId="147E61B2" w14:textId="77777777" w:rsidTr="00C45CB2">
        <w:trPr>
          <w:trHeight w:val="295"/>
        </w:trPr>
        <w:tc>
          <w:tcPr>
            <w:tcW w:w="3295" w:type="dxa"/>
            <w:tcBorders>
              <w:top w:val="nil"/>
              <w:left w:val="nil"/>
              <w:bottom w:val="nil"/>
              <w:right w:val="nil"/>
            </w:tcBorders>
            <w:shd w:val="clear" w:color="auto" w:fill="auto"/>
            <w:noWrap/>
            <w:vAlign w:val="center"/>
            <w:hideMark/>
          </w:tcPr>
          <w:p w14:paraId="0190571A" w14:textId="284D14A4" w:rsidR="00C45CB2" w:rsidRPr="00C45CB2" w:rsidRDefault="009929F4" w:rsidP="00E5548E">
            <w:pPr>
              <w:spacing w:after="0" w:line="240" w:lineRule="auto"/>
              <w:rPr>
                <w:rFonts w:ascii="Calibri" w:eastAsia="Times New Roman" w:hAnsi="Calibri" w:cs="Calibri"/>
                <w:b/>
                <w:bCs/>
                <w:color w:val="000000"/>
                <w:lang w:eastAsia="nl-NL"/>
              </w:rPr>
            </w:pPr>
            <w:r>
              <w:rPr>
                <w:rFonts w:ascii="Calibri" w:eastAsia="Times New Roman" w:hAnsi="Calibri" w:cs="Calibri"/>
                <w:b/>
                <w:bCs/>
                <w:color w:val="000000"/>
                <w:lang w:val="en-GB" w:eastAsia="nl-NL"/>
              </w:rPr>
              <w:t>s</w:t>
            </w:r>
            <w:r w:rsidR="00E5548E">
              <w:rPr>
                <w:rFonts w:ascii="Calibri" w:eastAsia="Times New Roman" w:hAnsi="Calibri" w:cs="Calibri"/>
                <w:b/>
                <w:bCs/>
                <w:color w:val="000000"/>
                <w:lang w:val="en-GB" w:eastAsia="nl-NL"/>
              </w:rPr>
              <w:t>ulfamethoxazole-trimethoprim</w:t>
            </w:r>
          </w:p>
        </w:tc>
        <w:tc>
          <w:tcPr>
            <w:tcW w:w="1496" w:type="dxa"/>
            <w:tcBorders>
              <w:top w:val="nil"/>
              <w:left w:val="nil"/>
              <w:bottom w:val="nil"/>
              <w:right w:val="nil"/>
            </w:tcBorders>
            <w:shd w:val="clear" w:color="auto" w:fill="auto"/>
            <w:vAlign w:val="center"/>
            <w:hideMark/>
          </w:tcPr>
          <w:p w14:paraId="196A362C" w14:textId="77777777" w:rsidR="00C45CB2" w:rsidRPr="00C45CB2" w:rsidRDefault="00C45CB2" w:rsidP="00C45CB2">
            <w:pPr>
              <w:spacing w:after="0" w:line="240" w:lineRule="auto"/>
              <w:jc w:val="center"/>
              <w:rPr>
                <w:rFonts w:ascii="Calibri" w:eastAsia="Times New Roman" w:hAnsi="Calibri" w:cs="Calibri"/>
                <w:color w:val="000000"/>
                <w:lang w:eastAsia="nl-NL"/>
              </w:rPr>
            </w:pPr>
            <w:r w:rsidRPr="00C45CB2">
              <w:rPr>
                <w:rFonts w:ascii="Calibri" w:eastAsia="Times New Roman" w:hAnsi="Calibri" w:cs="Calibri"/>
                <w:color w:val="000000"/>
                <w:lang w:val="en-GB" w:eastAsia="nl-NL"/>
              </w:rPr>
              <w:t>7 15.2)</w:t>
            </w:r>
          </w:p>
        </w:tc>
        <w:tc>
          <w:tcPr>
            <w:tcW w:w="1202" w:type="dxa"/>
            <w:tcBorders>
              <w:top w:val="nil"/>
              <w:left w:val="nil"/>
              <w:bottom w:val="nil"/>
              <w:right w:val="nil"/>
            </w:tcBorders>
            <w:shd w:val="clear" w:color="auto" w:fill="auto"/>
            <w:noWrap/>
            <w:vAlign w:val="center"/>
            <w:hideMark/>
          </w:tcPr>
          <w:p w14:paraId="1AACF288" w14:textId="77777777" w:rsidR="00C45CB2" w:rsidRPr="00C45CB2" w:rsidRDefault="00C45CB2" w:rsidP="00C45CB2">
            <w:pPr>
              <w:spacing w:after="0" w:line="240" w:lineRule="auto"/>
              <w:jc w:val="center"/>
              <w:rPr>
                <w:rFonts w:ascii="Calibri" w:eastAsia="Times New Roman" w:hAnsi="Calibri" w:cs="Calibri"/>
                <w:color w:val="000000"/>
                <w:lang w:eastAsia="nl-NL"/>
              </w:rPr>
            </w:pPr>
            <w:r w:rsidRPr="00C45CB2">
              <w:rPr>
                <w:rFonts w:ascii="Calibri" w:eastAsia="Times New Roman" w:hAnsi="Calibri" w:cs="Calibri"/>
                <w:color w:val="000000"/>
                <w:lang w:val="en-GB" w:eastAsia="nl-NL"/>
              </w:rPr>
              <w:t>5 (16.1)</w:t>
            </w:r>
          </w:p>
        </w:tc>
        <w:tc>
          <w:tcPr>
            <w:tcW w:w="1229" w:type="dxa"/>
            <w:tcBorders>
              <w:top w:val="nil"/>
              <w:left w:val="nil"/>
              <w:bottom w:val="nil"/>
              <w:right w:val="nil"/>
            </w:tcBorders>
            <w:shd w:val="clear" w:color="auto" w:fill="auto"/>
            <w:noWrap/>
            <w:vAlign w:val="center"/>
            <w:hideMark/>
          </w:tcPr>
          <w:p w14:paraId="77E10164" w14:textId="77777777" w:rsidR="00C45CB2" w:rsidRPr="00C45CB2" w:rsidRDefault="00C45CB2" w:rsidP="00C45CB2">
            <w:pPr>
              <w:spacing w:after="0" w:line="240" w:lineRule="auto"/>
              <w:jc w:val="center"/>
              <w:rPr>
                <w:rFonts w:ascii="Calibri" w:eastAsia="Times New Roman" w:hAnsi="Calibri" w:cs="Calibri"/>
                <w:color w:val="000000"/>
                <w:lang w:eastAsia="nl-NL"/>
              </w:rPr>
            </w:pPr>
            <w:r w:rsidRPr="00C45CB2">
              <w:rPr>
                <w:rFonts w:ascii="Calibri" w:eastAsia="Times New Roman" w:hAnsi="Calibri" w:cs="Calibri"/>
                <w:color w:val="000000"/>
                <w:lang w:val="en-GB" w:eastAsia="nl-NL"/>
              </w:rPr>
              <w:t>2 (13.3)</w:t>
            </w:r>
          </w:p>
        </w:tc>
        <w:tc>
          <w:tcPr>
            <w:tcW w:w="3032" w:type="dxa"/>
            <w:tcBorders>
              <w:top w:val="nil"/>
              <w:left w:val="nil"/>
              <w:bottom w:val="nil"/>
              <w:right w:val="nil"/>
            </w:tcBorders>
            <w:shd w:val="clear" w:color="auto" w:fill="auto"/>
            <w:noWrap/>
            <w:vAlign w:val="bottom"/>
            <w:hideMark/>
          </w:tcPr>
          <w:p w14:paraId="0DFF4172" w14:textId="77777777" w:rsidR="00C45CB2" w:rsidRPr="006D7D0E" w:rsidRDefault="00C45CB2" w:rsidP="00C45CB2">
            <w:pPr>
              <w:spacing w:after="0" w:line="240" w:lineRule="auto"/>
              <w:rPr>
                <w:rFonts w:ascii="Calibri" w:eastAsia="Times New Roman" w:hAnsi="Calibri" w:cs="Calibri"/>
                <w:color w:val="000000"/>
                <w:lang w:val="en-US" w:eastAsia="nl-NL"/>
              </w:rPr>
            </w:pPr>
            <w:r w:rsidRPr="006D7D0E">
              <w:rPr>
                <w:rFonts w:ascii="Calibri" w:eastAsia="Times New Roman" w:hAnsi="Calibri" w:cs="Calibri"/>
                <w:color w:val="000000"/>
                <w:lang w:val="en-US" w:eastAsia="nl-NL"/>
              </w:rPr>
              <w:t xml:space="preserve">7/7 </w:t>
            </w:r>
            <w:proofErr w:type="spellStart"/>
            <w:r w:rsidRPr="006D7D0E">
              <w:rPr>
                <w:rFonts w:ascii="Calibri" w:eastAsia="Times New Roman" w:hAnsi="Calibri" w:cs="Calibri"/>
                <w:i/>
                <w:color w:val="000000"/>
                <w:lang w:val="en-US" w:eastAsia="nl-NL"/>
              </w:rPr>
              <w:t>dfrA</w:t>
            </w:r>
            <w:proofErr w:type="spellEnd"/>
            <w:r w:rsidRPr="006D7D0E">
              <w:rPr>
                <w:rFonts w:ascii="Calibri" w:eastAsia="Times New Roman" w:hAnsi="Calibri" w:cs="Calibri"/>
                <w:color w:val="000000"/>
                <w:lang w:val="en-US" w:eastAsia="nl-NL"/>
              </w:rPr>
              <w:t xml:space="preserve"> and </w:t>
            </w:r>
            <w:r w:rsidRPr="006D7D0E">
              <w:rPr>
                <w:rFonts w:ascii="Calibri" w:eastAsia="Times New Roman" w:hAnsi="Calibri" w:cs="Calibri"/>
                <w:i/>
                <w:color w:val="000000"/>
                <w:lang w:val="en-US" w:eastAsia="nl-NL"/>
              </w:rPr>
              <w:t>sul1</w:t>
            </w:r>
            <w:r w:rsidRPr="006D7D0E">
              <w:rPr>
                <w:rFonts w:ascii="Calibri" w:eastAsia="Times New Roman" w:hAnsi="Calibri" w:cs="Calibri"/>
                <w:color w:val="000000"/>
                <w:lang w:val="en-US" w:eastAsia="nl-NL"/>
              </w:rPr>
              <w:t xml:space="preserve"> and/or </w:t>
            </w:r>
            <w:r w:rsidRPr="006D7D0E">
              <w:rPr>
                <w:rFonts w:ascii="Calibri" w:eastAsia="Times New Roman" w:hAnsi="Calibri" w:cs="Calibri"/>
                <w:i/>
                <w:color w:val="000000"/>
                <w:lang w:val="en-US" w:eastAsia="nl-NL"/>
              </w:rPr>
              <w:t>sul2</w:t>
            </w:r>
          </w:p>
        </w:tc>
      </w:tr>
      <w:tr w:rsidR="00C45CB2" w:rsidRPr="00C45CB2" w14:paraId="11E112BC" w14:textId="77777777" w:rsidTr="00C45CB2">
        <w:trPr>
          <w:trHeight w:val="295"/>
        </w:trPr>
        <w:tc>
          <w:tcPr>
            <w:tcW w:w="3295" w:type="dxa"/>
            <w:tcBorders>
              <w:top w:val="nil"/>
              <w:left w:val="nil"/>
              <w:bottom w:val="nil"/>
              <w:right w:val="nil"/>
            </w:tcBorders>
            <w:shd w:val="clear" w:color="auto" w:fill="auto"/>
            <w:noWrap/>
            <w:vAlign w:val="center"/>
            <w:hideMark/>
          </w:tcPr>
          <w:p w14:paraId="4F76B4BE" w14:textId="5F9D61AC" w:rsidR="00C45CB2" w:rsidRPr="00C45CB2" w:rsidRDefault="00C45CB2" w:rsidP="00E5548E">
            <w:pPr>
              <w:spacing w:after="0" w:line="240" w:lineRule="auto"/>
              <w:rPr>
                <w:rFonts w:ascii="Calibri" w:eastAsia="Times New Roman" w:hAnsi="Calibri" w:cs="Calibri"/>
                <w:b/>
                <w:bCs/>
                <w:color w:val="000000"/>
                <w:lang w:eastAsia="nl-NL"/>
              </w:rPr>
            </w:pPr>
            <w:r w:rsidRPr="00C45CB2">
              <w:rPr>
                <w:rFonts w:ascii="Calibri" w:eastAsia="Times New Roman" w:hAnsi="Calibri" w:cs="Calibri"/>
                <w:b/>
                <w:bCs/>
                <w:color w:val="000000"/>
                <w:lang w:val="en-GB" w:eastAsia="nl-NL"/>
              </w:rPr>
              <w:t>nitrofurantoin</w:t>
            </w:r>
          </w:p>
        </w:tc>
        <w:tc>
          <w:tcPr>
            <w:tcW w:w="1496" w:type="dxa"/>
            <w:tcBorders>
              <w:top w:val="nil"/>
              <w:left w:val="nil"/>
              <w:bottom w:val="nil"/>
              <w:right w:val="nil"/>
            </w:tcBorders>
            <w:shd w:val="clear" w:color="auto" w:fill="auto"/>
            <w:vAlign w:val="center"/>
            <w:hideMark/>
          </w:tcPr>
          <w:p w14:paraId="1800B704" w14:textId="77777777" w:rsidR="00C45CB2" w:rsidRPr="00C45CB2" w:rsidRDefault="00C45CB2" w:rsidP="00C45CB2">
            <w:pPr>
              <w:spacing w:after="0" w:line="240" w:lineRule="auto"/>
              <w:jc w:val="center"/>
              <w:rPr>
                <w:rFonts w:ascii="Calibri" w:eastAsia="Times New Roman" w:hAnsi="Calibri" w:cs="Calibri"/>
                <w:color w:val="000000"/>
                <w:lang w:eastAsia="nl-NL"/>
              </w:rPr>
            </w:pPr>
            <w:r w:rsidRPr="00C45CB2">
              <w:rPr>
                <w:rFonts w:ascii="Calibri" w:eastAsia="Times New Roman" w:hAnsi="Calibri" w:cs="Calibri"/>
                <w:color w:val="000000"/>
                <w:lang w:val="en-GB" w:eastAsia="nl-NL"/>
              </w:rPr>
              <w:t>0 (0)</w:t>
            </w:r>
          </w:p>
        </w:tc>
        <w:tc>
          <w:tcPr>
            <w:tcW w:w="1202" w:type="dxa"/>
            <w:tcBorders>
              <w:top w:val="nil"/>
              <w:left w:val="nil"/>
              <w:bottom w:val="nil"/>
              <w:right w:val="nil"/>
            </w:tcBorders>
            <w:shd w:val="clear" w:color="auto" w:fill="auto"/>
            <w:noWrap/>
            <w:vAlign w:val="center"/>
            <w:hideMark/>
          </w:tcPr>
          <w:p w14:paraId="6E79CDB2" w14:textId="77777777" w:rsidR="00C45CB2" w:rsidRPr="00C45CB2" w:rsidRDefault="00C45CB2" w:rsidP="00C45CB2">
            <w:pPr>
              <w:spacing w:after="0" w:line="240" w:lineRule="auto"/>
              <w:jc w:val="center"/>
              <w:rPr>
                <w:rFonts w:ascii="Calibri" w:eastAsia="Times New Roman" w:hAnsi="Calibri" w:cs="Calibri"/>
                <w:color w:val="000000"/>
                <w:lang w:eastAsia="nl-NL"/>
              </w:rPr>
            </w:pPr>
            <w:r w:rsidRPr="00C45CB2">
              <w:rPr>
                <w:rFonts w:ascii="Calibri" w:eastAsia="Times New Roman" w:hAnsi="Calibri" w:cs="Calibri"/>
                <w:color w:val="000000"/>
                <w:lang w:val="en-GB" w:eastAsia="nl-NL"/>
              </w:rPr>
              <w:t>0 (0)</w:t>
            </w:r>
          </w:p>
        </w:tc>
        <w:tc>
          <w:tcPr>
            <w:tcW w:w="1229" w:type="dxa"/>
            <w:tcBorders>
              <w:top w:val="nil"/>
              <w:left w:val="nil"/>
              <w:bottom w:val="nil"/>
              <w:right w:val="nil"/>
            </w:tcBorders>
            <w:shd w:val="clear" w:color="auto" w:fill="auto"/>
            <w:noWrap/>
            <w:vAlign w:val="center"/>
            <w:hideMark/>
          </w:tcPr>
          <w:p w14:paraId="51D51D2D" w14:textId="77777777" w:rsidR="00C45CB2" w:rsidRPr="00C45CB2" w:rsidRDefault="00C45CB2" w:rsidP="00C45CB2">
            <w:pPr>
              <w:spacing w:after="0" w:line="240" w:lineRule="auto"/>
              <w:jc w:val="center"/>
              <w:rPr>
                <w:rFonts w:ascii="Calibri" w:eastAsia="Times New Roman" w:hAnsi="Calibri" w:cs="Calibri"/>
                <w:color w:val="000000"/>
                <w:lang w:eastAsia="nl-NL"/>
              </w:rPr>
            </w:pPr>
            <w:r w:rsidRPr="00C45CB2">
              <w:rPr>
                <w:rFonts w:ascii="Calibri" w:eastAsia="Times New Roman" w:hAnsi="Calibri" w:cs="Calibri"/>
                <w:color w:val="000000"/>
                <w:lang w:val="en-GB" w:eastAsia="nl-NL"/>
              </w:rPr>
              <w:t>0 (0)</w:t>
            </w:r>
          </w:p>
        </w:tc>
        <w:tc>
          <w:tcPr>
            <w:tcW w:w="3032" w:type="dxa"/>
            <w:tcBorders>
              <w:top w:val="nil"/>
              <w:left w:val="nil"/>
              <w:bottom w:val="nil"/>
              <w:right w:val="nil"/>
            </w:tcBorders>
            <w:shd w:val="clear" w:color="auto" w:fill="auto"/>
            <w:noWrap/>
            <w:vAlign w:val="bottom"/>
            <w:hideMark/>
          </w:tcPr>
          <w:p w14:paraId="77CD1665" w14:textId="77777777" w:rsidR="00C45CB2" w:rsidRPr="00C45CB2" w:rsidRDefault="00C45CB2" w:rsidP="00C45CB2">
            <w:pPr>
              <w:spacing w:after="0" w:line="240" w:lineRule="auto"/>
              <w:rPr>
                <w:rFonts w:ascii="Calibri" w:eastAsia="Times New Roman" w:hAnsi="Calibri" w:cs="Calibri"/>
                <w:color w:val="000000"/>
                <w:lang w:eastAsia="nl-NL"/>
              </w:rPr>
            </w:pPr>
            <w:r w:rsidRPr="00C45CB2">
              <w:rPr>
                <w:rFonts w:ascii="Calibri" w:eastAsia="Times New Roman" w:hAnsi="Calibri" w:cs="Calibri"/>
                <w:color w:val="000000"/>
                <w:lang w:eastAsia="nl-NL"/>
              </w:rPr>
              <w:t>-</w:t>
            </w:r>
          </w:p>
        </w:tc>
      </w:tr>
      <w:tr w:rsidR="00C45CB2" w:rsidRPr="00C45CB2" w14:paraId="596DF3D0" w14:textId="77777777" w:rsidTr="00C45CB2">
        <w:trPr>
          <w:trHeight w:val="295"/>
        </w:trPr>
        <w:tc>
          <w:tcPr>
            <w:tcW w:w="3295" w:type="dxa"/>
            <w:tcBorders>
              <w:top w:val="nil"/>
              <w:left w:val="nil"/>
              <w:bottom w:val="nil"/>
              <w:right w:val="nil"/>
            </w:tcBorders>
            <w:shd w:val="clear" w:color="auto" w:fill="auto"/>
            <w:noWrap/>
            <w:vAlign w:val="center"/>
            <w:hideMark/>
          </w:tcPr>
          <w:p w14:paraId="02987B76" w14:textId="7B17693F" w:rsidR="00C45CB2" w:rsidRPr="00C45CB2" w:rsidRDefault="00C45CB2" w:rsidP="00E5548E">
            <w:pPr>
              <w:spacing w:after="0" w:line="240" w:lineRule="auto"/>
              <w:rPr>
                <w:rFonts w:ascii="Calibri" w:eastAsia="Times New Roman" w:hAnsi="Calibri" w:cs="Calibri"/>
                <w:b/>
                <w:bCs/>
                <w:color w:val="000000"/>
                <w:lang w:eastAsia="nl-NL"/>
              </w:rPr>
            </w:pPr>
            <w:r w:rsidRPr="00C45CB2">
              <w:rPr>
                <w:rFonts w:ascii="Calibri" w:eastAsia="Times New Roman" w:hAnsi="Calibri" w:cs="Calibri"/>
                <w:b/>
                <w:bCs/>
                <w:color w:val="000000"/>
                <w:lang w:val="en-GB" w:eastAsia="nl-NL"/>
              </w:rPr>
              <w:t>fosfomycin</w:t>
            </w:r>
          </w:p>
        </w:tc>
        <w:tc>
          <w:tcPr>
            <w:tcW w:w="1496" w:type="dxa"/>
            <w:tcBorders>
              <w:top w:val="nil"/>
              <w:left w:val="nil"/>
              <w:bottom w:val="nil"/>
              <w:right w:val="nil"/>
            </w:tcBorders>
            <w:shd w:val="clear" w:color="auto" w:fill="auto"/>
            <w:vAlign w:val="center"/>
            <w:hideMark/>
          </w:tcPr>
          <w:p w14:paraId="2EC50415" w14:textId="77777777" w:rsidR="00C45CB2" w:rsidRPr="00C45CB2" w:rsidRDefault="00C45CB2" w:rsidP="00C45CB2">
            <w:pPr>
              <w:spacing w:after="0" w:line="240" w:lineRule="auto"/>
              <w:jc w:val="center"/>
              <w:rPr>
                <w:rFonts w:ascii="Calibri" w:eastAsia="Times New Roman" w:hAnsi="Calibri" w:cs="Calibri"/>
                <w:color w:val="000000"/>
                <w:lang w:eastAsia="nl-NL"/>
              </w:rPr>
            </w:pPr>
            <w:r w:rsidRPr="00C45CB2">
              <w:rPr>
                <w:rFonts w:ascii="Calibri" w:eastAsia="Times New Roman" w:hAnsi="Calibri" w:cs="Calibri"/>
                <w:color w:val="000000"/>
                <w:lang w:val="en-GB" w:eastAsia="nl-NL"/>
              </w:rPr>
              <w:t>0 (0)</w:t>
            </w:r>
          </w:p>
        </w:tc>
        <w:tc>
          <w:tcPr>
            <w:tcW w:w="1202" w:type="dxa"/>
            <w:tcBorders>
              <w:top w:val="nil"/>
              <w:left w:val="nil"/>
              <w:bottom w:val="nil"/>
              <w:right w:val="nil"/>
            </w:tcBorders>
            <w:shd w:val="clear" w:color="auto" w:fill="auto"/>
            <w:noWrap/>
            <w:vAlign w:val="center"/>
            <w:hideMark/>
          </w:tcPr>
          <w:p w14:paraId="573A6588" w14:textId="77777777" w:rsidR="00C45CB2" w:rsidRPr="00C45CB2" w:rsidRDefault="00C45CB2" w:rsidP="00C45CB2">
            <w:pPr>
              <w:spacing w:after="0" w:line="240" w:lineRule="auto"/>
              <w:jc w:val="center"/>
              <w:rPr>
                <w:rFonts w:ascii="Calibri" w:eastAsia="Times New Roman" w:hAnsi="Calibri" w:cs="Calibri"/>
                <w:color w:val="000000"/>
                <w:lang w:eastAsia="nl-NL"/>
              </w:rPr>
            </w:pPr>
            <w:r w:rsidRPr="00C45CB2">
              <w:rPr>
                <w:rFonts w:ascii="Calibri" w:eastAsia="Times New Roman" w:hAnsi="Calibri" w:cs="Calibri"/>
                <w:color w:val="000000"/>
                <w:lang w:val="en-GB" w:eastAsia="nl-NL"/>
              </w:rPr>
              <w:t>0 (0)</w:t>
            </w:r>
          </w:p>
        </w:tc>
        <w:tc>
          <w:tcPr>
            <w:tcW w:w="1229" w:type="dxa"/>
            <w:tcBorders>
              <w:top w:val="nil"/>
              <w:left w:val="nil"/>
              <w:bottom w:val="nil"/>
              <w:right w:val="nil"/>
            </w:tcBorders>
            <w:shd w:val="clear" w:color="auto" w:fill="auto"/>
            <w:noWrap/>
            <w:vAlign w:val="center"/>
            <w:hideMark/>
          </w:tcPr>
          <w:p w14:paraId="76560352" w14:textId="77777777" w:rsidR="00C45CB2" w:rsidRPr="00C45CB2" w:rsidRDefault="00C45CB2" w:rsidP="00C45CB2">
            <w:pPr>
              <w:spacing w:after="0" w:line="240" w:lineRule="auto"/>
              <w:jc w:val="center"/>
              <w:rPr>
                <w:rFonts w:ascii="Calibri" w:eastAsia="Times New Roman" w:hAnsi="Calibri" w:cs="Calibri"/>
                <w:color w:val="000000"/>
                <w:lang w:eastAsia="nl-NL"/>
              </w:rPr>
            </w:pPr>
            <w:r w:rsidRPr="00C45CB2">
              <w:rPr>
                <w:rFonts w:ascii="Calibri" w:eastAsia="Times New Roman" w:hAnsi="Calibri" w:cs="Calibri"/>
                <w:color w:val="000000"/>
                <w:lang w:val="en-GB" w:eastAsia="nl-NL"/>
              </w:rPr>
              <w:t>0 (0)</w:t>
            </w:r>
          </w:p>
        </w:tc>
        <w:tc>
          <w:tcPr>
            <w:tcW w:w="3032" w:type="dxa"/>
            <w:tcBorders>
              <w:top w:val="nil"/>
              <w:left w:val="nil"/>
              <w:bottom w:val="nil"/>
              <w:right w:val="nil"/>
            </w:tcBorders>
            <w:shd w:val="clear" w:color="auto" w:fill="auto"/>
            <w:noWrap/>
            <w:vAlign w:val="bottom"/>
            <w:hideMark/>
          </w:tcPr>
          <w:p w14:paraId="5CCA56BA" w14:textId="77777777" w:rsidR="00C45CB2" w:rsidRPr="00C45CB2" w:rsidRDefault="00C45CB2" w:rsidP="00C45CB2">
            <w:pPr>
              <w:spacing w:after="0" w:line="240" w:lineRule="auto"/>
              <w:rPr>
                <w:rFonts w:ascii="Calibri" w:eastAsia="Times New Roman" w:hAnsi="Calibri" w:cs="Calibri"/>
                <w:color w:val="000000"/>
                <w:lang w:eastAsia="nl-NL"/>
              </w:rPr>
            </w:pPr>
            <w:r w:rsidRPr="00C45CB2">
              <w:rPr>
                <w:rFonts w:ascii="Calibri" w:eastAsia="Times New Roman" w:hAnsi="Calibri" w:cs="Calibri"/>
                <w:color w:val="000000"/>
                <w:lang w:eastAsia="nl-NL"/>
              </w:rPr>
              <w:t>-</w:t>
            </w:r>
          </w:p>
        </w:tc>
      </w:tr>
    </w:tbl>
    <w:p w14:paraId="00DEA516" w14:textId="038AC35F" w:rsidR="00C7669E" w:rsidRPr="00E61DB5" w:rsidRDefault="00F412A4" w:rsidP="00E61DB5">
      <w:pPr>
        <w:spacing w:line="240" w:lineRule="auto"/>
        <w:rPr>
          <w:rFonts w:cstheme="minorHAnsi"/>
          <w:bCs/>
          <w:i/>
          <w:sz w:val="20"/>
          <w:szCs w:val="20"/>
          <w:lang w:val="en-GB"/>
        </w:rPr>
      </w:pPr>
      <w:r w:rsidRPr="00E61DB5">
        <w:rPr>
          <w:rFonts w:cstheme="minorHAnsi"/>
          <w:bCs/>
          <w:i/>
          <w:sz w:val="20"/>
          <w:szCs w:val="20"/>
          <w:lang w:val="en-GB"/>
        </w:rPr>
        <w:t>* ESBL positive</w:t>
      </w:r>
    </w:p>
    <w:p w14:paraId="7D75D2AC" w14:textId="1CADC9BD" w:rsidR="008A7B00" w:rsidRPr="00E61DB5" w:rsidRDefault="004D54D0" w:rsidP="00E61DB5">
      <w:pPr>
        <w:spacing w:line="240" w:lineRule="auto"/>
        <w:rPr>
          <w:rFonts w:cstheme="minorHAnsi"/>
          <w:bCs/>
          <w:i/>
          <w:sz w:val="20"/>
          <w:szCs w:val="20"/>
          <w:lang w:val="en-GB"/>
        </w:rPr>
      </w:pPr>
      <w:r w:rsidRPr="00E61DB5">
        <w:rPr>
          <w:rFonts w:cstheme="minorHAnsi"/>
          <w:bCs/>
          <w:i/>
          <w:sz w:val="20"/>
          <w:szCs w:val="20"/>
          <w:lang w:val="en-GB"/>
        </w:rPr>
        <w:t>** both gentamicin and tobramy</w:t>
      </w:r>
      <w:r w:rsidR="008A7B00" w:rsidRPr="00E61DB5">
        <w:rPr>
          <w:rFonts w:cstheme="minorHAnsi"/>
          <w:bCs/>
          <w:i/>
          <w:sz w:val="20"/>
          <w:szCs w:val="20"/>
          <w:lang w:val="en-GB"/>
        </w:rPr>
        <w:t>cin were tested</w:t>
      </w:r>
      <w:r w:rsidRPr="00E61DB5">
        <w:rPr>
          <w:rFonts w:cstheme="minorHAnsi"/>
          <w:bCs/>
          <w:i/>
          <w:sz w:val="20"/>
          <w:szCs w:val="20"/>
          <w:lang w:val="en-GB"/>
        </w:rPr>
        <w:t xml:space="preserve"> and resistant in both cases</w:t>
      </w:r>
    </w:p>
    <w:p w14:paraId="2654BFC1" w14:textId="41005E33" w:rsidR="00C7669E" w:rsidRPr="00970464" w:rsidRDefault="00347479" w:rsidP="00344A46">
      <w:pPr>
        <w:spacing w:line="360" w:lineRule="auto"/>
        <w:rPr>
          <w:rFonts w:ascii="Arial" w:hAnsi="Arial" w:cs="Arial"/>
          <w:b/>
          <w:bCs/>
          <w:lang w:val="en-GB"/>
        </w:rPr>
      </w:pPr>
      <w:r>
        <w:rPr>
          <w:rFonts w:ascii="Arial" w:hAnsi="Arial" w:cs="Arial"/>
          <w:b/>
          <w:bCs/>
          <w:noProof/>
          <w:lang w:eastAsia="nl-NL"/>
        </w:rPr>
        <w:lastRenderedPageBreak/>
        <w:drawing>
          <wp:inline distT="0" distB="0" distL="0" distR="0" wp14:anchorId="462AB41A" wp14:editId="0BF9DCCE">
            <wp:extent cx="5731510" cy="6114415"/>
            <wp:effectExtent l="0" t="0" r="2540" b="635"/>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WI Mulder5.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6114415"/>
                    </a:xfrm>
                    <a:prstGeom prst="rect">
                      <a:avLst/>
                    </a:prstGeom>
                  </pic:spPr>
                </pic:pic>
              </a:graphicData>
            </a:graphic>
          </wp:inline>
        </w:drawing>
      </w:r>
    </w:p>
    <w:p w14:paraId="0D783190" w14:textId="6AF46787" w:rsidR="008B2B7C" w:rsidRDefault="00812919">
      <w:pPr>
        <w:rPr>
          <w:lang w:val="en-GB"/>
        </w:rPr>
      </w:pPr>
      <w:r w:rsidRPr="007378A5">
        <w:rPr>
          <w:b/>
          <w:lang w:val="en-GB"/>
        </w:rPr>
        <w:t xml:space="preserve">Figure </w:t>
      </w:r>
      <w:r w:rsidR="00A308C0">
        <w:rPr>
          <w:b/>
          <w:lang w:val="en-GB"/>
        </w:rPr>
        <w:t>3</w:t>
      </w:r>
      <w:r w:rsidRPr="007378A5">
        <w:rPr>
          <w:b/>
          <w:lang w:val="en-GB"/>
        </w:rPr>
        <w:t>:</w:t>
      </w:r>
      <w:r>
        <w:rPr>
          <w:lang w:val="en-GB"/>
        </w:rPr>
        <w:t xml:space="preserve"> </w:t>
      </w:r>
      <w:proofErr w:type="spellStart"/>
      <w:r>
        <w:rPr>
          <w:lang w:val="en-GB"/>
        </w:rPr>
        <w:t>wgMLST</w:t>
      </w:r>
      <w:proofErr w:type="spellEnd"/>
      <w:r>
        <w:rPr>
          <w:lang w:val="en-GB"/>
        </w:rPr>
        <w:t xml:space="preserve">-based minimum spanning tree of </w:t>
      </w:r>
      <w:r w:rsidRPr="00D6091A">
        <w:rPr>
          <w:i/>
          <w:iCs/>
          <w:lang w:val="en-GB"/>
        </w:rPr>
        <w:t>E. coli</w:t>
      </w:r>
      <w:r>
        <w:rPr>
          <w:lang w:val="en-GB"/>
        </w:rPr>
        <w:t xml:space="preserve"> isolates analysed in this study. A genetic cluster is defined as </w:t>
      </w:r>
      <w:r>
        <w:rPr>
          <w:rFonts w:cstheme="minorHAnsi"/>
          <w:lang w:val="en-GB"/>
        </w:rPr>
        <w:t>≥</w:t>
      </w:r>
      <w:r>
        <w:rPr>
          <w:lang w:val="en-GB"/>
        </w:rPr>
        <w:t xml:space="preserve">2 </w:t>
      </w:r>
      <w:r w:rsidRPr="00347479">
        <w:rPr>
          <w:i/>
          <w:iCs/>
          <w:lang w:val="en-GB"/>
        </w:rPr>
        <w:t>E. coli</w:t>
      </w:r>
      <w:r>
        <w:rPr>
          <w:lang w:val="en-GB"/>
        </w:rPr>
        <w:t xml:space="preserve"> isolates </w:t>
      </w:r>
      <w:r w:rsidR="002D7501">
        <w:rPr>
          <w:lang w:val="en-GB"/>
        </w:rPr>
        <w:t xml:space="preserve">differing </w:t>
      </w:r>
      <w:r>
        <w:rPr>
          <w:rFonts w:cstheme="minorHAnsi"/>
          <w:lang w:val="en-GB"/>
        </w:rPr>
        <w:t>≤</w:t>
      </w:r>
      <w:r>
        <w:rPr>
          <w:lang w:val="en-GB"/>
        </w:rPr>
        <w:t xml:space="preserve">25 </w:t>
      </w:r>
      <w:proofErr w:type="spellStart"/>
      <w:r>
        <w:rPr>
          <w:lang w:val="en-GB"/>
        </w:rPr>
        <w:t>wgMLST</w:t>
      </w:r>
      <w:proofErr w:type="spellEnd"/>
      <w:r>
        <w:rPr>
          <w:lang w:val="en-GB"/>
        </w:rPr>
        <w:t xml:space="preserve"> alleles and can be regarded</w:t>
      </w:r>
      <w:r w:rsidR="002D7501">
        <w:rPr>
          <w:lang w:val="en-GB"/>
        </w:rPr>
        <w:t xml:space="preserve"> as</w:t>
      </w:r>
      <w:r>
        <w:rPr>
          <w:lang w:val="en-GB"/>
        </w:rPr>
        <w:t xml:space="preserve"> the same strain.</w:t>
      </w:r>
      <w:r w:rsidR="00EB4DDC">
        <w:rPr>
          <w:lang w:val="en-GB"/>
        </w:rPr>
        <w:t xml:space="preserve"> </w:t>
      </w:r>
      <w:r w:rsidR="002D7501">
        <w:rPr>
          <w:lang w:val="en-GB"/>
        </w:rPr>
        <w:t>A g</w:t>
      </w:r>
      <w:r w:rsidR="00EB4DDC">
        <w:rPr>
          <w:lang w:val="en-GB"/>
        </w:rPr>
        <w:t>rey halo indicates genetic clusters</w:t>
      </w:r>
      <w:r w:rsidR="00347479">
        <w:rPr>
          <w:lang w:val="en-GB"/>
        </w:rPr>
        <w:t xml:space="preserve">; the two (and in one case three) isolates in the cluster were all paired isolates that were obtained from two cultures from ASB patients. The other ASB patient with three isolates had one isolate that did not cluster with the paired isolates but clustered with another isolate obtained from a culture from a UTI patient. </w:t>
      </w:r>
    </w:p>
    <w:p w14:paraId="130BE6E4" w14:textId="16D6C7BA" w:rsidR="00812919" w:rsidRPr="00571190" w:rsidRDefault="00812919">
      <w:pPr>
        <w:rPr>
          <w:b/>
          <w:bCs/>
          <w:lang w:val="en-US"/>
          <w:rPrChange w:id="50" w:author="Caroline Schneeberger" w:date="2025-03-20T13:03:00Z">
            <w:rPr>
              <w:b/>
              <w:bCs/>
            </w:rPr>
          </w:rPrChange>
        </w:rPr>
      </w:pPr>
      <w:r w:rsidRPr="00571190">
        <w:rPr>
          <w:b/>
          <w:bCs/>
          <w:lang w:val="en-US"/>
          <w:rPrChange w:id="51" w:author="Caroline Schneeberger" w:date="2025-03-20T13:03:00Z">
            <w:rPr>
              <w:b/>
              <w:bCs/>
            </w:rPr>
          </w:rPrChange>
        </w:rPr>
        <w:br w:type="page"/>
      </w:r>
    </w:p>
    <w:p w14:paraId="5170B5AF" w14:textId="26A26E2F" w:rsidR="0008025D" w:rsidRPr="00970464" w:rsidRDefault="008B2B7C">
      <w:pPr>
        <w:rPr>
          <w:b/>
          <w:bCs/>
          <w:lang w:val="en-GB"/>
        </w:rPr>
      </w:pPr>
      <w:r w:rsidRPr="00970464">
        <w:rPr>
          <w:b/>
          <w:bCs/>
          <w:lang w:val="en-GB"/>
        </w:rPr>
        <w:lastRenderedPageBreak/>
        <w:t>References</w:t>
      </w:r>
      <w:r w:rsidR="008A2924">
        <w:rPr>
          <w:b/>
          <w:bCs/>
          <w:lang w:val="en-GB"/>
        </w:rPr>
        <w:t xml:space="preserve"> </w:t>
      </w:r>
      <w:r w:rsidR="008A2924" w:rsidRPr="008A2924">
        <w:rPr>
          <w:b/>
          <w:bCs/>
          <w:highlight w:val="yellow"/>
          <w:lang w:val="en-GB"/>
        </w:rPr>
        <w:t>(max 30)</w:t>
      </w:r>
    </w:p>
    <w:p w14:paraId="29EBEAA3" w14:textId="77777777" w:rsidR="000126EE" w:rsidRPr="009323C2" w:rsidRDefault="0008025D" w:rsidP="000126EE">
      <w:pPr>
        <w:pStyle w:val="EndNoteBibliography"/>
        <w:spacing w:after="0"/>
        <w:rPr>
          <w:lang w:val="en-US"/>
          <w:rPrChange w:id="52" w:author="Caroline Schneeberger" w:date="2025-03-20T13:10:00Z">
            <w:rPr/>
          </w:rPrChange>
        </w:rPr>
      </w:pPr>
      <w:r w:rsidRPr="00970464">
        <w:rPr>
          <w:lang w:val="en-GB"/>
        </w:rPr>
        <w:fldChar w:fldCharType="begin"/>
      </w:r>
      <w:r w:rsidRPr="00970464">
        <w:rPr>
          <w:lang w:val="en-GB"/>
        </w:rPr>
        <w:instrText xml:space="preserve"> ADDIN EN.REFLIST </w:instrText>
      </w:r>
      <w:r w:rsidRPr="00970464">
        <w:rPr>
          <w:lang w:val="en-GB"/>
        </w:rPr>
        <w:fldChar w:fldCharType="separate"/>
      </w:r>
      <w:r w:rsidR="000126EE" w:rsidRPr="009323C2">
        <w:rPr>
          <w:lang w:val="en-US"/>
          <w:rPrChange w:id="53" w:author="Caroline Schneeberger" w:date="2025-03-20T13:10:00Z">
            <w:rPr/>
          </w:rPrChange>
        </w:rPr>
        <w:t>1.</w:t>
      </w:r>
      <w:r w:rsidR="000126EE" w:rsidRPr="009323C2">
        <w:rPr>
          <w:lang w:val="en-US"/>
          <w:rPrChange w:id="54" w:author="Caroline Schneeberger" w:date="2025-03-20T13:10:00Z">
            <w:rPr/>
          </w:rPrChange>
        </w:rPr>
        <w:tab/>
        <w:t>Foxman B. The epidemiology of urinary tract infection. Nat Rev Urol. 2010;7(12):653-60.</w:t>
      </w:r>
    </w:p>
    <w:p w14:paraId="213BAB28" w14:textId="77777777" w:rsidR="000126EE" w:rsidRPr="000126EE" w:rsidRDefault="000126EE" w:rsidP="000126EE">
      <w:pPr>
        <w:pStyle w:val="EndNoteBibliography"/>
        <w:spacing w:after="0"/>
      </w:pPr>
      <w:r w:rsidRPr="009323C2">
        <w:rPr>
          <w:lang w:val="en-US"/>
          <w:rPrChange w:id="55" w:author="Caroline Schneeberger" w:date="2025-03-20T13:10:00Z">
            <w:rPr/>
          </w:rPrChange>
        </w:rPr>
        <w:t>2.</w:t>
      </w:r>
      <w:r w:rsidRPr="009323C2">
        <w:rPr>
          <w:lang w:val="en-US"/>
          <w:rPrChange w:id="56" w:author="Caroline Schneeberger" w:date="2025-03-20T13:10:00Z">
            <w:rPr/>
          </w:rPrChange>
        </w:rPr>
        <w:tab/>
        <w:t xml:space="preserve">Mulder M, Baan E, Verbon A, Stricker B, Verhamme K. Trends of prescribing antimicrobial drugs for urinary tract infections in primary care in the Netherlands: a population-based cohort study. </w:t>
      </w:r>
      <w:r w:rsidRPr="000126EE">
        <w:t>BMJ Open. 2019;9(5):e027221.</w:t>
      </w:r>
    </w:p>
    <w:p w14:paraId="3A1479E2" w14:textId="77777777" w:rsidR="000126EE" w:rsidRPr="009323C2" w:rsidRDefault="000126EE" w:rsidP="000126EE">
      <w:pPr>
        <w:pStyle w:val="EndNoteBibliography"/>
        <w:spacing w:after="0"/>
        <w:rPr>
          <w:lang w:val="en-US"/>
          <w:rPrChange w:id="57" w:author="Caroline Schneeberger" w:date="2025-03-20T13:10:00Z">
            <w:rPr/>
          </w:rPrChange>
        </w:rPr>
      </w:pPr>
      <w:r w:rsidRPr="000126EE">
        <w:t>3.</w:t>
      </w:r>
      <w:r w:rsidRPr="000126EE">
        <w:tab/>
        <w:t xml:space="preserve">Irwin DE, Milsom I, Hunskaar S, Reilly K, Kopp Z, Herschorn S, et al. </w:t>
      </w:r>
      <w:r w:rsidRPr="009323C2">
        <w:rPr>
          <w:lang w:val="en-US"/>
          <w:rPrChange w:id="58" w:author="Caroline Schneeberger" w:date="2025-03-20T13:10:00Z">
            <w:rPr/>
          </w:rPrChange>
        </w:rPr>
        <w:t>Population-based survey of urinary incontinence, overactive bladder, and other lower urinary tract symptoms in five countries: results of the EPIC study. Eur Urol. 2006;50(6):1306-14; discussion 14-5.</w:t>
      </w:r>
    </w:p>
    <w:p w14:paraId="66C741B9" w14:textId="77777777" w:rsidR="000126EE" w:rsidRPr="009323C2" w:rsidRDefault="000126EE" w:rsidP="000126EE">
      <w:pPr>
        <w:pStyle w:val="EndNoteBibliography"/>
        <w:spacing w:after="0"/>
        <w:rPr>
          <w:lang w:val="en-US"/>
          <w:rPrChange w:id="59" w:author="Caroline Schneeberger" w:date="2025-03-20T13:10:00Z">
            <w:rPr/>
          </w:rPrChange>
        </w:rPr>
      </w:pPr>
      <w:r w:rsidRPr="009323C2">
        <w:rPr>
          <w:lang w:val="en-US"/>
          <w:rPrChange w:id="60" w:author="Caroline Schneeberger" w:date="2025-03-20T13:10:00Z">
            <w:rPr/>
          </w:rPrChange>
        </w:rPr>
        <w:t>4.</w:t>
      </w:r>
      <w:r w:rsidRPr="009323C2">
        <w:rPr>
          <w:lang w:val="en-US"/>
          <w:rPrChange w:id="61" w:author="Caroline Schneeberger" w:date="2025-03-20T13:10:00Z">
            <w:rPr/>
          </w:rPrChange>
        </w:rPr>
        <w:tab/>
        <w:t>Rowe TA, Juthani-Mehta M. Urinary tract infection in older adults. Aging health. 2013;9(5).</w:t>
      </w:r>
    </w:p>
    <w:p w14:paraId="3698143F" w14:textId="77777777" w:rsidR="000126EE" w:rsidRPr="009323C2" w:rsidRDefault="000126EE" w:rsidP="000126EE">
      <w:pPr>
        <w:pStyle w:val="EndNoteBibliography"/>
        <w:spacing w:after="0"/>
        <w:rPr>
          <w:lang w:val="en-US"/>
          <w:rPrChange w:id="62" w:author="Caroline Schneeberger" w:date="2025-03-20T13:10:00Z">
            <w:rPr/>
          </w:rPrChange>
        </w:rPr>
      </w:pPr>
      <w:r w:rsidRPr="009323C2">
        <w:rPr>
          <w:lang w:val="en-US"/>
          <w:rPrChange w:id="63" w:author="Caroline Schneeberger" w:date="2025-03-20T13:10:00Z">
            <w:rPr/>
          </w:rPrChange>
        </w:rPr>
        <w:t>5.</w:t>
      </w:r>
      <w:r w:rsidRPr="009323C2">
        <w:rPr>
          <w:lang w:val="en-US"/>
          <w:rPrChange w:id="64" w:author="Caroline Schneeberger" w:date="2025-03-20T13:10:00Z">
            <w:rPr/>
          </w:rPrChange>
        </w:rPr>
        <w:tab/>
        <w:t>Nicolle LE, Mayhew WJ, Bryan L. Prospective randomized comparison of therapy and no therapy for asymptomatic bacteriuria in institutionalized elderly women. Am J Med. 1987;83(1):27-33.</w:t>
      </w:r>
    </w:p>
    <w:p w14:paraId="6A59338E" w14:textId="77777777" w:rsidR="000126EE" w:rsidRPr="000126EE" w:rsidRDefault="000126EE" w:rsidP="000126EE">
      <w:pPr>
        <w:pStyle w:val="EndNoteBibliography"/>
        <w:spacing w:after="0"/>
      </w:pPr>
      <w:r w:rsidRPr="009323C2">
        <w:rPr>
          <w:lang w:val="en-US"/>
          <w:rPrChange w:id="65" w:author="Caroline Schneeberger" w:date="2025-03-20T13:10:00Z">
            <w:rPr/>
          </w:rPrChange>
        </w:rPr>
        <w:t>6.</w:t>
      </w:r>
      <w:r w:rsidRPr="009323C2">
        <w:rPr>
          <w:lang w:val="en-US"/>
          <w:rPrChange w:id="66" w:author="Caroline Schneeberger" w:date="2025-03-20T13:10:00Z">
            <w:rPr/>
          </w:rPrChange>
        </w:rPr>
        <w:tab/>
        <w:t xml:space="preserve">Abrutyn E, Berlin J, Mossey J, Pitsakis P, Levison M, Kaye D. Does treatment of asymptomatic bacteriuria in older ambulatory women reduce subsequent symptoms of urinary tract infection? </w:t>
      </w:r>
      <w:r w:rsidRPr="000126EE">
        <w:t>J Am Geriatr Soc. 1996;44(3):293-5.</w:t>
      </w:r>
    </w:p>
    <w:p w14:paraId="37697A20" w14:textId="77777777" w:rsidR="000126EE" w:rsidRPr="009323C2" w:rsidRDefault="000126EE" w:rsidP="000126EE">
      <w:pPr>
        <w:pStyle w:val="EndNoteBibliography"/>
        <w:spacing w:after="0"/>
        <w:rPr>
          <w:lang w:val="en-US"/>
          <w:rPrChange w:id="67" w:author="Caroline Schneeberger" w:date="2025-03-20T13:10:00Z">
            <w:rPr/>
          </w:rPrChange>
        </w:rPr>
      </w:pPr>
      <w:r w:rsidRPr="000126EE">
        <w:t>7.</w:t>
      </w:r>
      <w:r w:rsidRPr="000126EE">
        <w:tab/>
        <w:t xml:space="preserve">Bilsen MP, Treep MM, Aantjes MJ, van Andel E, Stalenhoef JE, van Nieuwkoop C, et al. </w:t>
      </w:r>
      <w:r w:rsidRPr="009323C2">
        <w:rPr>
          <w:lang w:val="en-US"/>
          <w:rPrChange w:id="68" w:author="Caroline Schneeberger" w:date="2025-03-20T13:10:00Z">
            <w:rPr/>
          </w:rPrChange>
        </w:rPr>
        <w:t>Diagnostic accuracy of urine biomarkers for urinary tract infection in older women: a case-control study. Clin Microbiol Infect. 2024;30(2):216-22.</w:t>
      </w:r>
    </w:p>
    <w:p w14:paraId="7483F1F0" w14:textId="77777777" w:rsidR="000126EE" w:rsidRPr="009323C2" w:rsidRDefault="000126EE" w:rsidP="000126EE">
      <w:pPr>
        <w:pStyle w:val="EndNoteBibliography"/>
        <w:spacing w:after="0"/>
        <w:rPr>
          <w:lang w:val="en-US"/>
          <w:rPrChange w:id="69" w:author="Caroline Schneeberger" w:date="2025-03-20T13:10:00Z">
            <w:rPr/>
          </w:rPrChange>
        </w:rPr>
      </w:pPr>
      <w:r w:rsidRPr="009323C2">
        <w:rPr>
          <w:lang w:val="en-US"/>
          <w:rPrChange w:id="70" w:author="Caroline Schneeberger" w:date="2025-03-20T13:10:00Z">
            <w:rPr/>
          </w:rPrChange>
        </w:rPr>
        <w:t>8.</w:t>
      </w:r>
      <w:r w:rsidRPr="009323C2">
        <w:rPr>
          <w:lang w:val="en-US"/>
          <w:rPrChange w:id="71" w:author="Caroline Schneeberger" w:date="2025-03-20T13:10:00Z">
            <w:rPr/>
          </w:rPrChange>
        </w:rPr>
        <w:tab/>
        <w:t>Ebrahimzadeh T, Basu U, Lutz KC, Gadhvi J, Komarovsky JV, Li Q, et al. Inflammatory markers for improved recurrent UTI diagnosis in postmenopausal women. Life Sci Alliance. 2024;7(4).</w:t>
      </w:r>
    </w:p>
    <w:p w14:paraId="5E07C5F7" w14:textId="77777777" w:rsidR="000126EE" w:rsidRPr="000126EE" w:rsidRDefault="000126EE" w:rsidP="000126EE">
      <w:pPr>
        <w:pStyle w:val="EndNoteBibliography"/>
        <w:spacing w:after="0"/>
      </w:pPr>
      <w:r w:rsidRPr="009323C2">
        <w:rPr>
          <w:lang w:val="en-US"/>
          <w:rPrChange w:id="72" w:author="Caroline Schneeberger" w:date="2025-03-20T13:10:00Z">
            <w:rPr/>
          </w:rPrChange>
        </w:rPr>
        <w:t>9.</w:t>
      </w:r>
      <w:r w:rsidRPr="009323C2">
        <w:rPr>
          <w:lang w:val="en-US"/>
          <w:rPrChange w:id="73" w:author="Caroline Schneeberger" w:date="2025-03-20T13:10:00Z">
            <w:rPr/>
          </w:rPrChange>
        </w:rPr>
        <w:tab/>
        <w:t xml:space="preserve">Johnson JR, Owens K, Gajewski A, Kuskowski MA. Bacterial characteristics in relation to clinical source of Escherichia coli isolates from women with acute cystitis or pyelonephritis and uninfected women. </w:t>
      </w:r>
      <w:r w:rsidRPr="000126EE">
        <w:t>J Clin Microbiol. 2005;43(12):6064-72.</w:t>
      </w:r>
    </w:p>
    <w:p w14:paraId="3C414839" w14:textId="77777777" w:rsidR="000126EE" w:rsidRPr="009323C2" w:rsidRDefault="000126EE" w:rsidP="000126EE">
      <w:pPr>
        <w:pStyle w:val="EndNoteBibliography"/>
        <w:spacing w:after="0"/>
        <w:rPr>
          <w:lang w:val="en-US"/>
          <w:rPrChange w:id="74" w:author="Caroline Schneeberger" w:date="2025-03-20T13:10:00Z">
            <w:rPr/>
          </w:rPrChange>
        </w:rPr>
      </w:pPr>
      <w:r w:rsidRPr="000126EE">
        <w:t>10.</w:t>
      </w:r>
      <w:r w:rsidRPr="000126EE">
        <w:tab/>
        <w:t xml:space="preserve">Schreiber HLt, Conover MS, Chou WC, Hibbing ME, Manson AL, Dodson KW, et al. </w:t>
      </w:r>
      <w:r w:rsidRPr="009323C2">
        <w:rPr>
          <w:lang w:val="en-US"/>
          <w:rPrChange w:id="75" w:author="Caroline Schneeberger" w:date="2025-03-20T13:10:00Z">
            <w:rPr/>
          </w:rPrChange>
        </w:rPr>
        <w:t>Bacterial virulence phenotypes of Escherichia coli and host susceptibility determine risk for urinary tract infections. Sci Transl Med. 2017;9(382).</w:t>
      </w:r>
    </w:p>
    <w:p w14:paraId="5C545A1A" w14:textId="77777777" w:rsidR="000126EE" w:rsidRPr="000126EE" w:rsidRDefault="000126EE" w:rsidP="000126EE">
      <w:pPr>
        <w:pStyle w:val="EndNoteBibliography"/>
        <w:spacing w:after="0"/>
      </w:pPr>
      <w:r w:rsidRPr="009323C2">
        <w:rPr>
          <w:lang w:val="en-US"/>
          <w:rPrChange w:id="76" w:author="Caroline Schneeberger" w:date="2025-03-20T13:10:00Z">
            <w:rPr/>
          </w:rPrChange>
        </w:rPr>
        <w:t>11.</w:t>
      </w:r>
      <w:r w:rsidRPr="009323C2">
        <w:rPr>
          <w:lang w:val="en-US"/>
          <w:rPrChange w:id="77" w:author="Caroline Schneeberger" w:date="2025-03-20T13:10:00Z">
            <w:rPr/>
          </w:rPrChange>
        </w:rPr>
        <w:tab/>
        <w:t xml:space="preserve">Mulder M, Notermans DW, Wielders CCH, Bos J, Witteveen S, Ganesh VA, et al. OXA-48-Producing Uropathogenic Escherichia coli Sequence Type 127, the Netherlands, 2015-2022. </w:t>
      </w:r>
      <w:r w:rsidRPr="000126EE">
        <w:t>Emerg Infect Dis. 2023;29(12):2563-5.</w:t>
      </w:r>
    </w:p>
    <w:p w14:paraId="461C4BB6" w14:textId="77777777" w:rsidR="000126EE" w:rsidRPr="009323C2" w:rsidRDefault="000126EE" w:rsidP="000126EE">
      <w:pPr>
        <w:pStyle w:val="EndNoteBibliography"/>
        <w:spacing w:after="0"/>
        <w:rPr>
          <w:lang w:val="en-US"/>
          <w:rPrChange w:id="78" w:author="Caroline Schneeberger" w:date="2025-03-20T13:10:00Z">
            <w:rPr/>
          </w:rPrChange>
        </w:rPr>
      </w:pPr>
      <w:r w:rsidRPr="000126EE">
        <w:t>12.</w:t>
      </w:r>
      <w:r w:rsidRPr="000126EE">
        <w:tab/>
        <w:t xml:space="preserve">Notermans DW, Schoffelen AF, Landman F, Wielders CCH, Witteveen S, Ganesh VA, et al. </w:t>
      </w:r>
      <w:r w:rsidRPr="009323C2">
        <w:rPr>
          <w:lang w:val="en-US"/>
          <w:rPrChange w:id="79" w:author="Caroline Schneeberger" w:date="2025-03-20T13:10:00Z">
            <w:rPr/>
          </w:rPrChange>
        </w:rPr>
        <w:t>A genetic cluster of OXA-244 carbapenemase-producing Escherichia coli ST38 with putative uropathogenicity factors in the Netherlands. J Antimicrob Chemother. 2022;77(11):3205-8.</w:t>
      </w:r>
    </w:p>
    <w:p w14:paraId="5FD39CC6" w14:textId="77777777" w:rsidR="000126EE" w:rsidRPr="000126EE" w:rsidRDefault="000126EE" w:rsidP="000126EE">
      <w:pPr>
        <w:pStyle w:val="EndNoteBibliography"/>
        <w:spacing w:after="0"/>
      </w:pPr>
      <w:r w:rsidRPr="009323C2">
        <w:rPr>
          <w:lang w:val="en-US"/>
          <w:rPrChange w:id="80" w:author="Caroline Schneeberger" w:date="2025-03-20T13:10:00Z">
            <w:rPr/>
          </w:rPrChange>
        </w:rPr>
        <w:t>13.</w:t>
      </w:r>
      <w:r w:rsidRPr="009323C2">
        <w:rPr>
          <w:lang w:val="en-US"/>
          <w:rPrChange w:id="81" w:author="Caroline Schneeberger" w:date="2025-03-20T13:10:00Z">
            <w:rPr/>
          </w:rPrChange>
        </w:rPr>
        <w:tab/>
        <w:t xml:space="preserve">Maldonado N, Lopez-Hernandez I, Garcia-Montaner A, Lopez-Cortes LE, Perez-Crespo PMM, Retamar-Gentil P, et al. Whole-genome characterisation of Escherichia coli isolates from patients with bacteraemia presenting with sepsis or septic shock in Spain: a multicentre cross-sectional study. </w:t>
      </w:r>
      <w:r w:rsidRPr="000126EE">
        <w:t>Lancet Microbe. 2024;5(4):e390-e9.</w:t>
      </w:r>
    </w:p>
    <w:p w14:paraId="0A4D4F2C" w14:textId="77777777" w:rsidR="000126EE" w:rsidRPr="000126EE" w:rsidRDefault="000126EE" w:rsidP="000126EE">
      <w:pPr>
        <w:pStyle w:val="EndNoteBibliography"/>
        <w:spacing w:after="0"/>
      </w:pPr>
      <w:r w:rsidRPr="000126EE">
        <w:t>14.</w:t>
      </w:r>
      <w:r w:rsidRPr="000126EE">
        <w:tab/>
        <w:t xml:space="preserve">Bilsen MP, Treep MM, Aantjes MJ, van Andel E, Stalenhoef JE, van Nieuwkoop C, et al. </w:t>
      </w:r>
      <w:r w:rsidRPr="009323C2">
        <w:rPr>
          <w:lang w:val="en-US"/>
          <w:rPrChange w:id="82" w:author="Caroline Schneeberger" w:date="2025-03-20T13:10:00Z">
            <w:rPr/>
          </w:rPrChange>
        </w:rPr>
        <w:t xml:space="preserve">Diagnostic accuracy of urine biomarkers for urinary tract infection in older women: a case-control study. </w:t>
      </w:r>
      <w:r w:rsidRPr="000126EE">
        <w:t>Clin Microbiol Infect. 2023.</w:t>
      </w:r>
    </w:p>
    <w:p w14:paraId="165AFC86" w14:textId="77777777" w:rsidR="000126EE" w:rsidRPr="009323C2" w:rsidRDefault="000126EE" w:rsidP="000126EE">
      <w:pPr>
        <w:pStyle w:val="EndNoteBibliography"/>
        <w:spacing w:after="0"/>
        <w:rPr>
          <w:lang w:val="en-US"/>
          <w:rPrChange w:id="83" w:author="Caroline Schneeberger" w:date="2025-03-20T13:10:00Z">
            <w:rPr/>
          </w:rPrChange>
        </w:rPr>
      </w:pPr>
      <w:r w:rsidRPr="000126EE">
        <w:t>15.</w:t>
      </w:r>
      <w:r w:rsidRPr="000126EE">
        <w:tab/>
        <w:t xml:space="preserve">Landman F, Jamin C, de Haan A, Witteveen S, Bos J, van der Heide HGJ, et al. </w:t>
      </w:r>
      <w:r w:rsidRPr="009323C2">
        <w:rPr>
          <w:lang w:val="en-US"/>
          <w:rPrChange w:id="84" w:author="Caroline Schneeberger" w:date="2025-03-20T13:10:00Z">
            <w:rPr/>
          </w:rPrChange>
        </w:rPr>
        <w:t>Genomic surveillance of multidrug-resistant organisms based on long-read sequencing. Genome Med. 2024;16(1):137.</w:t>
      </w:r>
    </w:p>
    <w:p w14:paraId="1191AF6C" w14:textId="4C7E9577" w:rsidR="000126EE" w:rsidRPr="009323C2" w:rsidRDefault="000126EE" w:rsidP="000126EE">
      <w:pPr>
        <w:pStyle w:val="EndNoteBibliography"/>
        <w:spacing w:after="0"/>
        <w:rPr>
          <w:lang w:val="en-US"/>
          <w:rPrChange w:id="85" w:author="Caroline Schneeberger" w:date="2025-03-20T13:10:00Z">
            <w:rPr/>
          </w:rPrChange>
        </w:rPr>
      </w:pPr>
      <w:r w:rsidRPr="009323C2">
        <w:rPr>
          <w:lang w:val="en-US"/>
          <w:rPrChange w:id="86" w:author="Caroline Schneeberger" w:date="2025-03-20T13:10:00Z">
            <w:rPr/>
          </w:rPrChange>
        </w:rPr>
        <w:t>16.</w:t>
      </w:r>
      <w:r w:rsidRPr="009323C2">
        <w:rPr>
          <w:lang w:val="en-US"/>
          <w:rPrChange w:id="87" w:author="Caroline Schneeberger" w:date="2025-03-20T13:10:00Z">
            <w:rPr/>
          </w:rPrChange>
        </w:rPr>
        <w:tab/>
        <w:t xml:space="preserve">Clermont Typing  [Available from: </w:t>
      </w:r>
      <w:r>
        <w:fldChar w:fldCharType="begin"/>
      </w:r>
      <w:r w:rsidRPr="009323C2">
        <w:rPr>
          <w:lang w:val="en-US"/>
          <w:rPrChange w:id="88" w:author="Caroline Schneeberger" w:date="2025-03-20T13:10:00Z">
            <w:rPr/>
          </w:rPrChange>
        </w:rPr>
        <w:instrText>HYPERLINK "http://clermontyping.iame-research.center/index.php"</w:instrText>
      </w:r>
      <w:r>
        <w:fldChar w:fldCharType="separate"/>
      </w:r>
      <w:r w:rsidRPr="009323C2">
        <w:rPr>
          <w:rStyle w:val="Hyperlink"/>
          <w:lang w:val="en-US"/>
          <w:rPrChange w:id="89" w:author="Caroline Schneeberger" w:date="2025-03-20T13:10:00Z">
            <w:rPr>
              <w:rStyle w:val="Hyperlink"/>
            </w:rPr>
          </w:rPrChange>
        </w:rPr>
        <w:t>http://clermontyping.iame-research.center/index.php</w:t>
      </w:r>
      <w:r>
        <w:rPr>
          <w:rStyle w:val="Hyperlink"/>
        </w:rPr>
        <w:fldChar w:fldCharType="end"/>
      </w:r>
      <w:r w:rsidRPr="009323C2">
        <w:rPr>
          <w:lang w:val="en-US"/>
          <w:rPrChange w:id="90" w:author="Caroline Schneeberger" w:date="2025-03-20T13:10:00Z">
            <w:rPr/>
          </w:rPrChange>
        </w:rPr>
        <w:t>.</w:t>
      </w:r>
    </w:p>
    <w:p w14:paraId="3F4CE993" w14:textId="77777777" w:rsidR="000126EE" w:rsidRPr="009323C2" w:rsidRDefault="000126EE" w:rsidP="000126EE">
      <w:pPr>
        <w:pStyle w:val="EndNoteBibliography"/>
        <w:spacing w:after="0"/>
        <w:rPr>
          <w:lang w:val="en-US"/>
          <w:rPrChange w:id="91" w:author="Caroline Schneeberger" w:date="2025-03-20T13:10:00Z">
            <w:rPr/>
          </w:rPrChange>
        </w:rPr>
      </w:pPr>
      <w:r w:rsidRPr="009323C2">
        <w:rPr>
          <w:lang w:val="en-US"/>
          <w:rPrChange w:id="92" w:author="Caroline Schneeberger" w:date="2025-03-20T13:10:00Z">
            <w:rPr/>
          </w:rPrChange>
        </w:rPr>
        <w:t>17.</w:t>
      </w:r>
      <w:r w:rsidRPr="009323C2">
        <w:rPr>
          <w:lang w:val="en-US"/>
          <w:rPrChange w:id="93" w:author="Caroline Schneeberger" w:date="2025-03-20T13:10:00Z">
            <w:rPr/>
          </w:rPrChange>
        </w:rPr>
        <w:tab/>
        <w:t>Luo Y, Ma Y, Zhao Q, Wang L, Guo L, Ye L, et al. Similarity and divergence of phylogenies, antimicrobial susceptibilities, and virulence factor profiles of Escherichia coli isolates causing recurrent urinary tract infections that persist or result from reinfection. J Clin Microbiol. 2012;50(12):4002-7.</w:t>
      </w:r>
    </w:p>
    <w:p w14:paraId="76816AD7" w14:textId="77777777" w:rsidR="000126EE" w:rsidRPr="000126EE" w:rsidRDefault="000126EE" w:rsidP="000126EE">
      <w:pPr>
        <w:pStyle w:val="EndNoteBibliography"/>
        <w:spacing w:after="0"/>
      </w:pPr>
      <w:r w:rsidRPr="009323C2">
        <w:rPr>
          <w:lang w:val="en-US"/>
          <w:rPrChange w:id="94" w:author="Caroline Schneeberger" w:date="2025-03-20T13:10:00Z">
            <w:rPr/>
          </w:rPrChange>
        </w:rPr>
        <w:t>18.</w:t>
      </w:r>
      <w:r w:rsidRPr="009323C2">
        <w:rPr>
          <w:lang w:val="en-US"/>
          <w:rPrChange w:id="95" w:author="Caroline Schneeberger" w:date="2025-03-20T13:10:00Z">
            <w:rPr/>
          </w:rPrChange>
        </w:rPr>
        <w:tab/>
        <w:t xml:space="preserve">Bortolaia V, Kaas RS, Ruppe E, Roberts MC, Schwarz S, Cattoir V, et al. ResFinder 4.0 for predictions of phenotypes from genotypes. </w:t>
      </w:r>
      <w:r w:rsidRPr="000126EE">
        <w:t>J Antimicrob Chemother. 2020;75(12):3491-500.</w:t>
      </w:r>
    </w:p>
    <w:p w14:paraId="3959A479" w14:textId="77777777" w:rsidR="000126EE" w:rsidRPr="009323C2" w:rsidRDefault="000126EE" w:rsidP="000126EE">
      <w:pPr>
        <w:pStyle w:val="EndNoteBibliography"/>
        <w:spacing w:after="0"/>
        <w:rPr>
          <w:lang w:val="en-US"/>
          <w:rPrChange w:id="96" w:author="Caroline Schneeberger" w:date="2025-03-20T13:10:00Z">
            <w:rPr/>
          </w:rPrChange>
        </w:rPr>
      </w:pPr>
      <w:r w:rsidRPr="000126EE">
        <w:lastRenderedPageBreak/>
        <w:t>19.</w:t>
      </w:r>
      <w:r w:rsidRPr="000126EE">
        <w:tab/>
        <w:t xml:space="preserve">Hidad S, van der Putten B, van Houdt R, Schneeberger C, Kuil SD. </w:t>
      </w:r>
      <w:r w:rsidRPr="009323C2">
        <w:rPr>
          <w:lang w:val="en-US"/>
          <w:rPrChange w:id="97" w:author="Caroline Schneeberger" w:date="2025-03-20T13:10:00Z">
            <w:rPr/>
          </w:rPrChange>
        </w:rPr>
        <w:t>Recurrent E. coli Urinary Tract Infections in Nursing Homes: Insight in Sequence Types and Antibiotic Resistance Patterns. Antibiotics (Basel). 2022;11(11).</w:t>
      </w:r>
    </w:p>
    <w:p w14:paraId="21F6F1E1" w14:textId="77777777" w:rsidR="000126EE" w:rsidRPr="009323C2" w:rsidRDefault="000126EE" w:rsidP="000126EE">
      <w:pPr>
        <w:pStyle w:val="EndNoteBibliography"/>
        <w:spacing w:after="0"/>
        <w:rPr>
          <w:lang w:val="en-US"/>
          <w:rPrChange w:id="98" w:author="Caroline Schneeberger" w:date="2025-03-20T13:10:00Z">
            <w:rPr/>
          </w:rPrChange>
        </w:rPr>
      </w:pPr>
      <w:r w:rsidRPr="009323C2">
        <w:rPr>
          <w:lang w:val="en-US"/>
          <w:rPrChange w:id="99" w:author="Caroline Schneeberger" w:date="2025-03-20T13:10:00Z">
            <w:rPr/>
          </w:rPrChange>
        </w:rPr>
        <w:t>20.</w:t>
      </w:r>
      <w:r w:rsidRPr="009323C2">
        <w:rPr>
          <w:lang w:val="en-US"/>
          <w:rPrChange w:id="100" w:author="Caroline Schneeberger" w:date="2025-03-20T13:10:00Z">
            <w:rPr/>
          </w:rPrChange>
        </w:rPr>
        <w:tab/>
        <w:t>Garcia TA, Ventura CL, Smith MA, Merrell DS, O'Brien AD. Cytotoxic necrotizing factor 1 and hemolysin from uropathogenic Escherichia coli elicit different host responses in the murine bladder. Infect Immun. 2013;81(1):99-109.</w:t>
      </w:r>
    </w:p>
    <w:p w14:paraId="7367773C" w14:textId="77777777" w:rsidR="000126EE" w:rsidRPr="000126EE" w:rsidRDefault="000126EE" w:rsidP="000126EE">
      <w:pPr>
        <w:pStyle w:val="EndNoteBibliography"/>
      </w:pPr>
      <w:r w:rsidRPr="009323C2">
        <w:rPr>
          <w:lang w:val="en-US"/>
          <w:rPrChange w:id="101" w:author="Caroline Schneeberger" w:date="2025-03-20T13:10:00Z">
            <w:rPr/>
          </w:rPrChange>
        </w:rPr>
        <w:t>21.</w:t>
      </w:r>
      <w:r w:rsidRPr="009323C2">
        <w:rPr>
          <w:lang w:val="en-US"/>
          <w:rPrChange w:id="102" w:author="Caroline Schneeberger" w:date="2025-03-20T13:10:00Z">
            <w:rPr/>
          </w:rPrChange>
        </w:rPr>
        <w:tab/>
        <w:t xml:space="preserve">Feldmann F, Sorsa LJ, Hildinger K, Schubert S. The salmochelin siderophore receptor IroN contributes to invasion of urothelial cells by extraintestinal pathogenic Escherichia coli in vitro. </w:t>
      </w:r>
      <w:r w:rsidRPr="000126EE">
        <w:t>Infect Immun. 2007;75(6):3183-7.</w:t>
      </w:r>
    </w:p>
    <w:p w14:paraId="5FD7E4D9" w14:textId="2A78B293" w:rsidR="00487DCA" w:rsidRDefault="0008025D">
      <w:pPr>
        <w:rPr>
          <w:lang w:val="en-GB"/>
        </w:rPr>
      </w:pPr>
      <w:r w:rsidRPr="00970464">
        <w:rPr>
          <w:lang w:val="en-GB"/>
        </w:rPr>
        <w:fldChar w:fldCharType="end"/>
      </w:r>
    </w:p>
    <w:p w14:paraId="1CBB1F56" w14:textId="77777777" w:rsidR="008F4C5E" w:rsidRDefault="008F4C5E">
      <w:pPr>
        <w:rPr>
          <w:lang w:val="en-GB"/>
        </w:rPr>
      </w:pPr>
    </w:p>
    <w:p w14:paraId="456CF855" w14:textId="486A3CE8" w:rsidR="00760FA9" w:rsidRDefault="00760FA9" w:rsidP="00D7471E">
      <w:pPr>
        <w:rPr>
          <w:lang w:val="en-GB"/>
        </w:rPr>
      </w:pPr>
    </w:p>
    <w:sectPr w:rsidR="00760FA9" w:rsidSect="00DB6517">
      <w:pgSz w:w="11906" w:h="16838"/>
      <w:pgMar w:top="1440" w:right="1440" w:bottom="1440" w:left="1440"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Beek, M.T. van der (LUCID-M)" w:date="2025-03-21T08:28:00Z" w:initials="BMvd(M">
    <w:p w14:paraId="3C1596DD" w14:textId="77777777" w:rsidR="0010726F" w:rsidRDefault="0010726F" w:rsidP="00644A51">
      <w:pPr>
        <w:pStyle w:val="CommentText"/>
      </w:pPr>
      <w:r>
        <w:rPr>
          <w:rStyle w:val="CommentReference"/>
        </w:rPr>
        <w:annotationRef/>
      </w:r>
      <w:r>
        <w:t>Het zijn er soms meer dan 2</w:t>
      </w:r>
    </w:p>
  </w:comment>
  <w:comment w:id="15" w:author="Manu Bilsen" w:date="2025-01-12T12:52:00Z" w:initials="MB">
    <w:p w14:paraId="03ADE288" w14:textId="69940847" w:rsidR="00870E7F" w:rsidRDefault="00870E7F" w:rsidP="005E216E">
      <w:pPr>
        <w:pStyle w:val="CommentText"/>
      </w:pPr>
      <w:r>
        <w:rPr>
          <w:rStyle w:val="CommentReference"/>
        </w:rPr>
        <w:annotationRef/>
      </w:r>
      <w:r>
        <w:t>Hier zou ik een mediaan/mean geven, geen categorieën.</w:t>
      </w:r>
    </w:p>
  </w:comment>
  <w:comment w:id="16" w:author="Mulder, M. (Marlies)" w:date="2025-03-04T10:24:00Z" w:initials="MM(">
    <w:p w14:paraId="3A4F6E74" w14:textId="171496D5" w:rsidR="00870E7F" w:rsidRDefault="00870E7F">
      <w:pPr>
        <w:pStyle w:val="CommentText"/>
      </w:pPr>
      <w:r>
        <w:rPr>
          <w:rStyle w:val="CommentReference"/>
        </w:rPr>
        <w:annotationRef/>
      </w:r>
      <w:r>
        <w:t xml:space="preserve">Die heb ik niet…. Ik heb alleen maar in welke leeftijdscategorie ze vallen. </w:t>
      </w:r>
    </w:p>
  </w:comment>
  <w:comment w:id="17" w:author="Manu Bilsen" w:date="2025-03-18T17:06:00Z" w:initials="MB">
    <w:p w14:paraId="5F76E3F7" w14:textId="77777777" w:rsidR="009C1419" w:rsidRDefault="009C1419" w:rsidP="00E31F66">
      <w:pPr>
        <w:pStyle w:val="CommentText"/>
      </w:pPr>
      <w:r>
        <w:rPr>
          <w:rStyle w:val="CommentReference"/>
        </w:rPr>
        <w:annotationRef/>
      </w:r>
      <w:r>
        <w:t>Ah ja, klopt, dat hadden we toen gedaan om de herleidbaarheid te verminderen. Nou, ik denk dat we even moeten kijken of peer reviewers hierover vallen. Anders kunnen we het zo laten ☺️</w:t>
      </w:r>
    </w:p>
  </w:comment>
  <w:comment w:id="18" w:author="Beek, M.T. van der (LUCID-M)" w:date="2025-03-21T08:29:00Z" w:initials="BMvd(M">
    <w:p w14:paraId="2EC9BB99" w14:textId="77777777" w:rsidR="0010726F" w:rsidRDefault="0010726F" w:rsidP="003914D4">
      <w:pPr>
        <w:pStyle w:val="CommentText"/>
      </w:pPr>
      <w:r>
        <w:rPr>
          <w:rStyle w:val="CommentReference"/>
        </w:rPr>
        <w:annotationRef/>
      </w:r>
      <w:r>
        <w:t>Verderop zeg dat je 1 isolaat van een 3 tal afweek, heb je die afwijkende geexcludeerd hier?</w:t>
      </w:r>
    </w:p>
  </w:comment>
  <w:comment w:id="19" w:author="Beek, M.T. van der (LUCID-M)" w:date="2025-03-21T08:33:00Z" w:initials="BMvd(M">
    <w:p w14:paraId="09E38D04" w14:textId="77777777" w:rsidR="0010726F" w:rsidRDefault="0010726F" w:rsidP="006109BA">
      <w:pPr>
        <w:pStyle w:val="CommentText"/>
      </w:pPr>
      <w:r>
        <w:rPr>
          <w:rStyle w:val="CommentReference"/>
        </w:rPr>
        <w:annotationRef/>
      </w:r>
      <w:r>
        <w:t>Je legt nergens uit wat een phylotype is, misschien in 1 zin toelichten?</w:t>
      </w:r>
    </w:p>
  </w:comment>
  <w:comment w:id="27" w:author="Mulder, M. (Marlies)" w:date="2025-03-04T11:16:00Z" w:initials="MM(">
    <w:p w14:paraId="27D86CD9" w14:textId="4603894C" w:rsidR="00870E7F" w:rsidRDefault="00870E7F">
      <w:pPr>
        <w:pStyle w:val="CommentText"/>
      </w:pPr>
      <w:r>
        <w:rPr>
          <w:rStyle w:val="CommentReference"/>
        </w:rPr>
        <w:annotationRef/>
      </w:r>
      <w:r>
        <w:t xml:space="preserve">M’n idee hierachter was meer om aan te geven dat ST type dus niet gerelateerd is lijkt  infectie. Ik heb het nu anders opgeschreven, maar het kan er anders ook uit. </w:t>
      </w:r>
    </w:p>
  </w:comment>
  <w:comment w:id="28" w:author="Manu Bilsen" w:date="2025-03-18T17:18:00Z" w:initials="MB">
    <w:p w14:paraId="60CC6175" w14:textId="77777777" w:rsidR="004E5B82" w:rsidRDefault="004E5B82" w:rsidP="00256BD2">
      <w:pPr>
        <w:pStyle w:val="CommentText"/>
      </w:pPr>
      <w:r>
        <w:rPr>
          <w:rStyle w:val="CommentReference"/>
        </w:rPr>
        <w:annotationRef/>
      </w:r>
      <w:r>
        <w:t>Vind het op zich wel leuk ter illustratie, maar ik begrijp het punt wat Merel eerder maakte ook wel. Ik heb de alinea wel even aangepast qua grammatica 😉 Zie hieronder. Mocht je het beter vinden, dan wel nog even de referenties toevoegen.</w:t>
      </w:r>
    </w:p>
  </w:comment>
  <w:comment w:id="32" w:author="Manu Bilsen" w:date="2025-03-18T17:24:00Z" w:initials="MB">
    <w:p w14:paraId="018EEFBB" w14:textId="77777777" w:rsidR="00EA2C38" w:rsidRDefault="00EA2C38" w:rsidP="006C1B85">
      <w:pPr>
        <w:pStyle w:val="CommentText"/>
      </w:pPr>
      <w:r>
        <w:rPr>
          <w:rStyle w:val="CommentReference"/>
        </w:rPr>
        <w:annotationRef/>
      </w:r>
      <w:r>
        <w:t xml:space="preserve">Deze zin zou ik weglaten. </w:t>
      </w:r>
    </w:p>
  </w:comment>
  <w:comment w:id="33" w:author="Manu Bilsen" w:date="2025-03-18T17:31:00Z" w:initials="MB">
    <w:p w14:paraId="43BCFB6B" w14:textId="77777777" w:rsidR="000F459D" w:rsidRDefault="000F459D" w:rsidP="00ED1545">
      <w:pPr>
        <w:pStyle w:val="CommentText"/>
      </w:pPr>
      <w:r>
        <w:rPr>
          <w:rStyle w:val="CommentReference"/>
        </w:rPr>
        <w:annotationRef/>
      </w:r>
      <w:r>
        <w:t xml:space="preserve">Ik zou deze alinea niet bij de conclusie plakken en in deze alinea meer focussen op de strengths &amp; limitations van deze studie. Een sterke kant benoem je al (gepaarde sequencing en klinische data). Limitatie dat de studie puur exploratief is. </w:t>
      </w:r>
    </w:p>
  </w:comment>
  <w:comment w:id="34" w:author="Beek, M.T. van der (LUCID-M)" w:date="2025-03-21T08:32:00Z" w:initials="BMvd(M">
    <w:p w14:paraId="10FE428D" w14:textId="77777777" w:rsidR="0010726F" w:rsidRDefault="0010726F" w:rsidP="004904E3">
      <w:pPr>
        <w:pStyle w:val="CommentText"/>
      </w:pPr>
      <w:r>
        <w:rPr>
          <w:rStyle w:val="CommentReference"/>
        </w:rPr>
        <w:annotationRef/>
      </w:r>
      <w:r>
        <w:t>Waarom niet de zin uit de conclusie van je abstract? Die is positiever</w:t>
      </w:r>
    </w:p>
  </w:comment>
  <w:comment w:id="35" w:author="Caroline Schneeberger" w:date="2025-03-20T13:15:00Z" w:initials="CS">
    <w:p w14:paraId="58681F41" w14:textId="1D0191EC" w:rsidR="009323C2" w:rsidRDefault="009323C2">
      <w:pPr>
        <w:pStyle w:val="CommentText"/>
      </w:pPr>
      <w:r>
        <w:rPr>
          <w:rStyle w:val="CommentReference"/>
        </w:rPr>
        <w:annotationRef/>
      </w:r>
      <w:r>
        <w:t xml:space="preserve">Ik vind dit een lastige zin – misschien both in ASB and UTI patients we found persistence of the same E. coli strain? </w:t>
      </w:r>
    </w:p>
  </w:comment>
  <w:comment w:id="36" w:author="Manu Bilsen" w:date="2025-03-18T17:32:00Z" w:initials="MB">
    <w:p w14:paraId="4BDC0AD0" w14:textId="77777777" w:rsidR="000F459D" w:rsidRDefault="000F459D" w:rsidP="00004036">
      <w:pPr>
        <w:pStyle w:val="CommentText"/>
      </w:pPr>
      <w:r>
        <w:rPr>
          <w:rStyle w:val="CommentReference"/>
        </w:rPr>
        <w:annotationRef/>
      </w:r>
      <w:r>
        <w:t>Ik denk dat dit voor de lezer een beetje verwarrend is, want urovirulence is niet per se hetzelfde als peristence toch?</w:t>
      </w:r>
    </w:p>
  </w:comment>
  <w:comment w:id="37" w:author="Caroline Schneeberger" w:date="2025-03-20T13:14:00Z" w:initials="CS">
    <w:p w14:paraId="4E70E641" w14:textId="23AB0E59" w:rsidR="009323C2" w:rsidRDefault="009323C2">
      <w:pPr>
        <w:pStyle w:val="CommentText"/>
      </w:pPr>
      <w:r>
        <w:rPr>
          <w:rStyle w:val="CommentReference"/>
        </w:rPr>
        <w:annotationRef/>
      </w:r>
      <w:r>
        <w:t xml:space="preserve">Zou dit vervangen door </w:t>
      </w:r>
      <w:r>
        <w:t>charactertiscs of the coli strain of zoiets</w:t>
      </w:r>
    </w:p>
  </w:comment>
  <w:comment w:id="44" w:author="Manu Bilsen" w:date="2025-01-12T13:09:00Z" w:initials="MB">
    <w:p w14:paraId="38A82966" w14:textId="00683BC3" w:rsidR="00870E7F" w:rsidRDefault="00870E7F" w:rsidP="005E216E">
      <w:pPr>
        <w:pStyle w:val="CommentText"/>
      </w:pPr>
      <w:r>
        <w:rPr>
          <w:rStyle w:val="CommentReference"/>
        </w:rPr>
        <w:annotationRef/>
      </w:r>
      <w:r>
        <w:t>Wellicht dat de originele studie door een ZonMw grant is ondersteund?</w:t>
      </w:r>
    </w:p>
  </w:comment>
  <w:comment w:id="45" w:author="Mulder, M. (Marlies)" w:date="2025-03-04T11:56:00Z" w:initials="MM(">
    <w:p w14:paraId="22B14DAB" w14:textId="3838DA08" w:rsidR="00870E7F" w:rsidRPr="009323C2" w:rsidRDefault="00870E7F">
      <w:pPr>
        <w:pStyle w:val="CommentText"/>
        <w:rPr>
          <w:lang w:val="en-US"/>
        </w:rPr>
      </w:pPr>
      <w:r>
        <w:rPr>
          <w:rStyle w:val="CommentReference"/>
        </w:rPr>
        <w:annotationRef/>
      </w:r>
      <w:r w:rsidRPr="009323C2">
        <w:rPr>
          <w:lang w:val="en-US"/>
        </w:rPr>
        <w:t xml:space="preserve">Weet </w:t>
      </w:r>
      <w:r w:rsidRPr="009323C2">
        <w:rPr>
          <w:lang w:val="en-US"/>
        </w:rPr>
        <w:t>iemand dit?</w:t>
      </w:r>
    </w:p>
  </w:comment>
  <w:comment w:id="46" w:author="Manu Bilsen" w:date="2025-03-18T17:34:00Z" w:initials="MB">
    <w:p w14:paraId="24C8A7DE" w14:textId="77777777" w:rsidR="000F459D" w:rsidRPr="009323C2" w:rsidRDefault="000F459D">
      <w:pPr>
        <w:pStyle w:val="CommentText"/>
        <w:rPr>
          <w:lang w:val="en-US"/>
        </w:rPr>
      </w:pPr>
      <w:r>
        <w:rPr>
          <w:rStyle w:val="CommentReference"/>
        </w:rPr>
        <w:annotationRef/>
      </w:r>
      <w:r w:rsidRPr="009323C2">
        <w:rPr>
          <w:lang w:val="en-US"/>
        </w:rPr>
        <w:t>Ik zou dat wel benoemen: The original study was supported by the Netherlands Organisation for</w:t>
      </w:r>
    </w:p>
    <w:p w14:paraId="16049814" w14:textId="77777777" w:rsidR="000F459D" w:rsidRPr="009323C2" w:rsidRDefault="000F459D" w:rsidP="002606BC">
      <w:pPr>
        <w:pStyle w:val="CommentText"/>
        <w:rPr>
          <w:lang w:val="en-US"/>
        </w:rPr>
      </w:pPr>
      <w:r w:rsidRPr="009323C2">
        <w:rPr>
          <w:lang w:val="en-US"/>
        </w:rPr>
        <w:t>Health Research and Development (ZonMw) [grant number 10150511910054].</w:t>
      </w:r>
    </w:p>
  </w:comment>
  <w:comment w:id="47" w:author="Beek, M.T. van der (LUCID-M)" w:date="2025-03-21T08:34:00Z" w:initials="BMvd(M">
    <w:p w14:paraId="2DBC37FD" w14:textId="77777777" w:rsidR="0010726F" w:rsidRDefault="0010726F" w:rsidP="00351F5A">
      <w:pPr>
        <w:pStyle w:val="CommentText"/>
      </w:pPr>
      <w:r>
        <w:rPr>
          <w:rStyle w:val="CommentReference"/>
        </w:rPr>
        <w:annotationRef/>
      </w:r>
      <w:r>
        <w:t>Wat mij betreft beperk je je tot de tabel en laat je dit weg</w:t>
      </w:r>
    </w:p>
  </w:comment>
  <w:comment w:id="48" w:author="Beek, M.T. van der (LUCID-M)" w:date="2025-03-21T08:36:00Z" w:initials="BMvd(M">
    <w:p w14:paraId="28BFD8CC" w14:textId="77777777" w:rsidR="0010726F" w:rsidRDefault="0010726F" w:rsidP="004C0F4F">
      <w:pPr>
        <w:pStyle w:val="CommentText"/>
      </w:pPr>
      <w:r>
        <w:rPr>
          <w:rStyle w:val="CommentReference"/>
        </w:rPr>
        <w:annotationRef/>
      </w:r>
      <w:r>
        <w:t>Zijn het dezelfde 2 isolaten waar je geen verklaring hebt voor de amp, aug en cux resistentie? Heb je ook gekeken naar chromosomaal ampC?</w:t>
      </w:r>
    </w:p>
  </w:comment>
  <w:comment w:id="49" w:author="Beek, M.T. van der (LUCID-M)" w:date="2025-03-21T08:34:00Z" w:initials="BMvd(M">
    <w:p w14:paraId="32402C0B" w14:textId="5737417A" w:rsidR="0010726F" w:rsidRDefault="0010726F" w:rsidP="004879AE">
      <w:pPr>
        <w:pStyle w:val="CommentText"/>
      </w:pPr>
      <w:r>
        <w:rPr>
          <w:rStyle w:val="CommentReference"/>
        </w:rPr>
        <w:annotationRef/>
      </w:r>
      <w:r>
        <w:t>Dit resultaat ontbreekt (noem je hierboven wel)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C1596DD" w15:done="0"/>
  <w15:commentEx w15:paraId="03ADE288" w15:done="0"/>
  <w15:commentEx w15:paraId="3A4F6E74" w15:paraIdParent="03ADE288" w15:done="0"/>
  <w15:commentEx w15:paraId="5F76E3F7" w15:paraIdParent="03ADE288" w15:done="0"/>
  <w15:commentEx w15:paraId="2EC9BB99" w15:done="0"/>
  <w15:commentEx w15:paraId="09E38D04" w15:done="0"/>
  <w15:commentEx w15:paraId="27D86CD9" w15:done="0"/>
  <w15:commentEx w15:paraId="60CC6175" w15:paraIdParent="27D86CD9" w15:done="0"/>
  <w15:commentEx w15:paraId="018EEFBB" w15:done="0"/>
  <w15:commentEx w15:paraId="43BCFB6B" w15:done="0"/>
  <w15:commentEx w15:paraId="10FE428D" w15:done="0"/>
  <w15:commentEx w15:paraId="58681F41" w15:done="0"/>
  <w15:commentEx w15:paraId="4BDC0AD0" w15:done="0"/>
  <w15:commentEx w15:paraId="4E70E641" w15:paraIdParent="4BDC0AD0" w15:done="0"/>
  <w15:commentEx w15:paraId="38A82966" w15:done="0"/>
  <w15:commentEx w15:paraId="22B14DAB" w15:paraIdParent="38A82966" w15:done="0"/>
  <w15:commentEx w15:paraId="16049814" w15:paraIdParent="38A82966" w15:done="0"/>
  <w15:commentEx w15:paraId="2DBC37FD" w15:done="0"/>
  <w15:commentEx w15:paraId="28BFD8CC" w15:done="0"/>
  <w15:commentEx w15:paraId="32402C0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B87A1B4" w16cex:dateUtc="2025-03-21T07:28:00Z"/>
  <w16cex:commentExtensible w16cex:durableId="2B2E3979" w16cex:dateUtc="2025-01-12T11:52:00Z"/>
  <w16cex:commentExtensible w16cex:durableId="2B8426B2" w16cex:dateUtc="2025-03-18T16:06:00Z"/>
  <w16cex:commentExtensible w16cex:durableId="2B87A1F0" w16cex:dateUtc="2025-03-21T07:29:00Z"/>
  <w16cex:commentExtensible w16cex:durableId="2B87A2D9" w16cex:dateUtc="2025-03-21T07:33:00Z"/>
  <w16cex:commentExtensible w16cex:durableId="2B842951" w16cex:dateUtc="2025-03-18T16:18:00Z"/>
  <w16cex:commentExtensible w16cex:durableId="2B842AE7" w16cex:dateUtc="2025-03-18T16:24:00Z"/>
  <w16cex:commentExtensible w16cex:durableId="2B842C6A" w16cex:dateUtc="2025-03-18T16:31:00Z"/>
  <w16cex:commentExtensible w16cex:durableId="2B87A2BB" w16cex:dateUtc="2025-03-21T07:32:00Z"/>
  <w16cex:commentExtensible w16cex:durableId="3A543FFB" w16cex:dateUtc="2025-03-20T12:15:00Z"/>
  <w16cex:commentExtensible w16cex:durableId="2B842CC6" w16cex:dateUtc="2025-03-18T16:32:00Z"/>
  <w16cex:commentExtensible w16cex:durableId="2CA61ECC" w16cex:dateUtc="2025-03-20T12:14:00Z"/>
  <w16cex:commentExtensible w16cex:durableId="2B2E3D78" w16cex:dateUtc="2025-01-12T12:09:00Z"/>
  <w16cex:commentExtensible w16cex:durableId="2B842D3F" w16cex:dateUtc="2025-03-18T16:34:00Z"/>
  <w16cex:commentExtensible w16cex:durableId="2B87A2F9" w16cex:dateUtc="2025-03-21T07:34:00Z"/>
  <w16cex:commentExtensible w16cex:durableId="2B87A374" w16cex:dateUtc="2025-03-21T07:36:00Z"/>
  <w16cex:commentExtensible w16cex:durableId="2B87A309" w16cex:dateUtc="2025-03-21T07: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C1596DD" w16cid:durableId="2B87A1B4"/>
  <w16cid:commentId w16cid:paraId="03ADE288" w16cid:durableId="2B2E3979"/>
  <w16cid:commentId w16cid:paraId="3A4F6E74" w16cid:durableId="2B75484B"/>
  <w16cid:commentId w16cid:paraId="5F76E3F7" w16cid:durableId="2B8426B2"/>
  <w16cid:commentId w16cid:paraId="2EC9BB99" w16cid:durableId="2B87A1F0"/>
  <w16cid:commentId w16cid:paraId="09E38D04" w16cid:durableId="2B87A2D9"/>
  <w16cid:commentId w16cid:paraId="27D86CD9" w16cid:durableId="2B75484F"/>
  <w16cid:commentId w16cid:paraId="60CC6175" w16cid:durableId="2B842951"/>
  <w16cid:commentId w16cid:paraId="018EEFBB" w16cid:durableId="2B842AE7"/>
  <w16cid:commentId w16cid:paraId="43BCFB6B" w16cid:durableId="2B842C6A"/>
  <w16cid:commentId w16cid:paraId="10FE428D" w16cid:durableId="2B87A2BB"/>
  <w16cid:commentId w16cid:paraId="58681F41" w16cid:durableId="3A543FFB"/>
  <w16cid:commentId w16cid:paraId="4BDC0AD0" w16cid:durableId="2B842CC6"/>
  <w16cid:commentId w16cid:paraId="4E70E641" w16cid:durableId="2CA61ECC"/>
  <w16cid:commentId w16cid:paraId="38A82966" w16cid:durableId="2B2E3D78"/>
  <w16cid:commentId w16cid:paraId="22B14DAB" w16cid:durableId="2B754851"/>
  <w16cid:commentId w16cid:paraId="16049814" w16cid:durableId="2B842D3F"/>
  <w16cid:commentId w16cid:paraId="2DBC37FD" w16cid:durableId="2B87A2F9"/>
  <w16cid:commentId w16cid:paraId="28BFD8CC" w16cid:durableId="2B87A374"/>
  <w16cid:commentId w16cid:paraId="32402C0B" w16cid:durableId="2B87A30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hnschrift">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D30CA8"/>
    <w:multiLevelType w:val="hybridMultilevel"/>
    <w:tmpl w:val="EC262BFA"/>
    <w:lvl w:ilvl="0" w:tplc="04130011">
      <w:start w:val="1"/>
      <w:numFmt w:val="decimal"/>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start w:val="1"/>
      <w:numFmt w:val="decimal"/>
      <w:lvlText w:val="%4."/>
      <w:lvlJc w:val="left"/>
      <w:pPr>
        <w:ind w:left="2880" w:hanging="360"/>
      </w:pPr>
    </w:lvl>
    <w:lvl w:ilvl="4" w:tplc="04130019">
      <w:start w:val="1"/>
      <w:numFmt w:val="lowerLetter"/>
      <w:lvlText w:val="%5."/>
      <w:lvlJc w:val="left"/>
      <w:pPr>
        <w:ind w:left="3600" w:hanging="360"/>
      </w:pPr>
    </w:lvl>
    <w:lvl w:ilvl="5" w:tplc="0413001B">
      <w:start w:val="1"/>
      <w:numFmt w:val="lowerRoman"/>
      <w:lvlText w:val="%6."/>
      <w:lvlJc w:val="right"/>
      <w:pPr>
        <w:ind w:left="4320" w:hanging="180"/>
      </w:pPr>
    </w:lvl>
    <w:lvl w:ilvl="6" w:tplc="0413000F">
      <w:start w:val="1"/>
      <w:numFmt w:val="decimal"/>
      <w:lvlText w:val="%7."/>
      <w:lvlJc w:val="left"/>
      <w:pPr>
        <w:ind w:left="5040" w:hanging="360"/>
      </w:pPr>
    </w:lvl>
    <w:lvl w:ilvl="7" w:tplc="04130019">
      <w:start w:val="1"/>
      <w:numFmt w:val="lowerLetter"/>
      <w:lvlText w:val="%8."/>
      <w:lvlJc w:val="left"/>
      <w:pPr>
        <w:ind w:left="5760" w:hanging="360"/>
      </w:pPr>
    </w:lvl>
    <w:lvl w:ilvl="8" w:tplc="0413001B">
      <w:start w:val="1"/>
      <w:numFmt w:val="lowerRoman"/>
      <w:lvlText w:val="%9."/>
      <w:lvlJc w:val="right"/>
      <w:pPr>
        <w:ind w:left="6480" w:hanging="180"/>
      </w:pPr>
    </w:lvl>
  </w:abstractNum>
  <w:abstractNum w:abstractNumId="1" w15:restartNumberingAfterBreak="0">
    <w:nsid w:val="17164A9A"/>
    <w:multiLevelType w:val="multilevel"/>
    <w:tmpl w:val="99AA9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585080"/>
    <w:multiLevelType w:val="multilevel"/>
    <w:tmpl w:val="281E4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272B9E"/>
    <w:multiLevelType w:val="hybridMultilevel"/>
    <w:tmpl w:val="8F8C812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35FB1F23"/>
    <w:multiLevelType w:val="multilevel"/>
    <w:tmpl w:val="95E05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C10EF0"/>
    <w:multiLevelType w:val="multilevel"/>
    <w:tmpl w:val="86585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633348"/>
    <w:multiLevelType w:val="hybridMultilevel"/>
    <w:tmpl w:val="1D84C56C"/>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46B303BE"/>
    <w:multiLevelType w:val="hybridMultilevel"/>
    <w:tmpl w:val="2A34663C"/>
    <w:lvl w:ilvl="0" w:tplc="62CA43AA">
      <w:start w:val="8"/>
      <w:numFmt w:val="bullet"/>
      <w:lvlText w:val="-"/>
      <w:lvlJc w:val="left"/>
      <w:pPr>
        <w:ind w:left="720" w:hanging="360"/>
      </w:pPr>
      <w:rPr>
        <w:rFonts w:ascii="Calibri" w:eastAsiaTheme="minorHAnsi" w:hAnsi="Calibri" w:cs="Calibri" w:hint="default"/>
        <w:color w:val="auto"/>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5D844FB9"/>
    <w:multiLevelType w:val="hybridMultilevel"/>
    <w:tmpl w:val="A91AB6E8"/>
    <w:lvl w:ilvl="0" w:tplc="394697CA">
      <w:numFmt w:val="bullet"/>
      <w:lvlText w:val="-"/>
      <w:lvlJc w:val="left"/>
      <w:pPr>
        <w:ind w:left="720" w:hanging="360"/>
      </w:pPr>
      <w:rPr>
        <w:rFonts w:ascii="Arial" w:eastAsiaTheme="minorHAnsi"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5DF727F4"/>
    <w:multiLevelType w:val="multilevel"/>
    <w:tmpl w:val="D9C04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7023255">
    <w:abstractNumId w:val="6"/>
  </w:num>
  <w:num w:numId="2" w16cid:durableId="687604664">
    <w:abstractNumId w:val="3"/>
  </w:num>
  <w:num w:numId="3" w16cid:durableId="758058970">
    <w:abstractNumId w:val="7"/>
  </w:num>
  <w:num w:numId="4" w16cid:durableId="85553278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33048632">
    <w:abstractNumId w:val="8"/>
  </w:num>
  <w:num w:numId="6" w16cid:durableId="1778671570">
    <w:abstractNumId w:val="4"/>
  </w:num>
  <w:num w:numId="7" w16cid:durableId="426509283">
    <w:abstractNumId w:val="2"/>
  </w:num>
  <w:num w:numId="8" w16cid:durableId="980035058">
    <w:abstractNumId w:val="5"/>
  </w:num>
  <w:num w:numId="9" w16cid:durableId="2128888447">
    <w:abstractNumId w:val="1"/>
  </w:num>
  <w:num w:numId="10" w16cid:durableId="114570840">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aroline Schneeberger">
    <w15:presenceInfo w15:providerId="Windows Live" w15:userId="3c3afa8d68d5e5c7"/>
  </w15:person>
  <w15:person w15:author="Beek, M.T. van der (LUCID-M)">
    <w15:presenceInfo w15:providerId="AD" w15:userId="S::M.T.van_der_Beek@lumc.nl::06155c5a-9cb7-4a59-89ae-4c58552aa08d"/>
  </w15:person>
  <w15:person w15:author="Manu Bilsen">
    <w15:presenceInfo w15:providerId="AD" w15:userId="S::M.P.Bilsen@lumc.nl::b2b0a7f4-1fd6-44bc-9189-867720caac51"/>
  </w15:person>
  <w15:person w15:author="Mulder, M. (Marlies)">
    <w15:presenceInfo w15:providerId="AD" w15:userId="S-1-5-21-2868950898-2736350359-1830797748-15245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Vancouver&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22tse5rwx9etkedwv65xre9xp09v52ev952&quot;&gt;My EndNote Library_new-Converted&lt;record-ids&gt;&lt;item&gt;34&lt;/item&gt;&lt;item&gt;46&lt;/item&gt;&lt;item&gt;47&lt;/item&gt;&lt;item&gt;48&lt;/item&gt;&lt;item&gt;50&lt;/item&gt;&lt;item&gt;52&lt;/item&gt;&lt;item&gt;53&lt;/item&gt;&lt;item&gt;59&lt;/item&gt;&lt;item&gt;60&lt;/item&gt;&lt;item&gt;67&lt;/item&gt;&lt;item&gt;71&lt;/item&gt;&lt;item&gt;72&lt;/item&gt;&lt;item&gt;73&lt;/item&gt;&lt;item&gt;74&lt;/item&gt;&lt;item&gt;75&lt;/item&gt;&lt;item&gt;76&lt;/item&gt;&lt;item&gt;77&lt;/item&gt;&lt;item&gt;78&lt;/item&gt;&lt;item&gt;79&lt;/item&gt;&lt;/record-ids&gt;&lt;/item&gt;&lt;/Libraries&gt;"/>
  </w:docVars>
  <w:rsids>
    <w:rsidRoot w:val="00344A46"/>
    <w:rsid w:val="00006F00"/>
    <w:rsid w:val="00011D7C"/>
    <w:rsid w:val="00012438"/>
    <w:rsid w:val="000126EE"/>
    <w:rsid w:val="00031363"/>
    <w:rsid w:val="000359C4"/>
    <w:rsid w:val="00036BD4"/>
    <w:rsid w:val="000404E8"/>
    <w:rsid w:val="00043673"/>
    <w:rsid w:val="00050EED"/>
    <w:rsid w:val="00050FCB"/>
    <w:rsid w:val="00061023"/>
    <w:rsid w:val="0006269F"/>
    <w:rsid w:val="000662DA"/>
    <w:rsid w:val="0006794F"/>
    <w:rsid w:val="00073420"/>
    <w:rsid w:val="0008025D"/>
    <w:rsid w:val="00096D8B"/>
    <w:rsid w:val="0009735B"/>
    <w:rsid w:val="000A4FD5"/>
    <w:rsid w:val="000A6697"/>
    <w:rsid w:val="000A6B9B"/>
    <w:rsid w:val="000A6CF7"/>
    <w:rsid w:val="000B4D5A"/>
    <w:rsid w:val="000B7EEE"/>
    <w:rsid w:val="000C35DF"/>
    <w:rsid w:val="000D2D70"/>
    <w:rsid w:val="000F14EE"/>
    <w:rsid w:val="000F31CB"/>
    <w:rsid w:val="000F459D"/>
    <w:rsid w:val="000F5C93"/>
    <w:rsid w:val="000F7455"/>
    <w:rsid w:val="00103A1A"/>
    <w:rsid w:val="0010726F"/>
    <w:rsid w:val="00117F3B"/>
    <w:rsid w:val="00120B35"/>
    <w:rsid w:val="001216ED"/>
    <w:rsid w:val="00125456"/>
    <w:rsid w:val="001254D6"/>
    <w:rsid w:val="00125A0C"/>
    <w:rsid w:val="001316AC"/>
    <w:rsid w:val="001339BF"/>
    <w:rsid w:val="00140BD2"/>
    <w:rsid w:val="00162DA6"/>
    <w:rsid w:val="00164CB2"/>
    <w:rsid w:val="0016660B"/>
    <w:rsid w:val="00170F35"/>
    <w:rsid w:val="001818B2"/>
    <w:rsid w:val="00184691"/>
    <w:rsid w:val="00190B5D"/>
    <w:rsid w:val="001913AA"/>
    <w:rsid w:val="001933BE"/>
    <w:rsid w:val="00194F28"/>
    <w:rsid w:val="001A320A"/>
    <w:rsid w:val="001A60BB"/>
    <w:rsid w:val="001B04EB"/>
    <w:rsid w:val="001B393B"/>
    <w:rsid w:val="001B6D36"/>
    <w:rsid w:val="001B7F86"/>
    <w:rsid w:val="001C14BC"/>
    <w:rsid w:val="001C60B3"/>
    <w:rsid w:val="001D0781"/>
    <w:rsid w:val="001E6097"/>
    <w:rsid w:val="001E6A68"/>
    <w:rsid w:val="001F7ED6"/>
    <w:rsid w:val="0020231A"/>
    <w:rsid w:val="002143DC"/>
    <w:rsid w:val="00225B3A"/>
    <w:rsid w:val="0023759B"/>
    <w:rsid w:val="0023774D"/>
    <w:rsid w:val="00251150"/>
    <w:rsid w:val="0025453A"/>
    <w:rsid w:val="002612D4"/>
    <w:rsid w:val="002719E3"/>
    <w:rsid w:val="0027368E"/>
    <w:rsid w:val="0027626F"/>
    <w:rsid w:val="00280B4A"/>
    <w:rsid w:val="00280B76"/>
    <w:rsid w:val="00285081"/>
    <w:rsid w:val="00286B87"/>
    <w:rsid w:val="002950C2"/>
    <w:rsid w:val="002970F0"/>
    <w:rsid w:val="002978EF"/>
    <w:rsid w:val="002A6764"/>
    <w:rsid w:val="002A68DB"/>
    <w:rsid w:val="002B01FA"/>
    <w:rsid w:val="002C2748"/>
    <w:rsid w:val="002C2D17"/>
    <w:rsid w:val="002C541D"/>
    <w:rsid w:val="002D6DF7"/>
    <w:rsid w:val="002D7501"/>
    <w:rsid w:val="002E0EEF"/>
    <w:rsid w:val="002E1EF5"/>
    <w:rsid w:val="002E356C"/>
    <w:rsid w:val="003002D6"/>
    <w:rsid w:val="003014D1"/>
    <w:rsid w:val="00312E20"/>
    <w:rsid w:val="00317D8D"/>
    <w:rsid w:val="00321671"/>
    <w:rsid w:val="00322D1D"/>
    <w:rsid w:val="00327FAF"/>
    <w:rsid w:val="00331FF8"/>
    <w:rsid w:val="003320A2"/>
    <w:rsid w:val="00341BB5"/>
    <w:rsid w:val="00344A46"/>
    <w:rsid w:val="00347479"/>
    <w:rsid w:val="00350E11"/>
    <w:rsid w:val="00354B8B"/>
    <w:rsid w:val="0036533E"/>
    <w:rsid w:val="003900D1"/>
    <w:rsid w:val="00394FDB"/>
    <w:rsid w:val="00396407"/>
    <w:rsid w:val="0039672A"/>
    <w:rsid w:val="003A5B89"/>
    <w:rsid w:val="003B04AF"/>
    <w:rsid w:val="003B0A03"/>
    <w:rsid w:val="003C1554"/>
    <w:rsid w:val="003C2CE6"/>
    <w:rsid w:val="003D11F4"/>
    <w:rsid w:val="003D37FF"/>
    <w:rsid w:val="003E1CEF"/>
    <w:rsid w:val="003E7305"/>
    <w:rsid w:val="003F2A80"/>
    <w:rsid w:val="00410662"/>
    <w:rsid w:val="00414F46"/>
    <w:rsid w:val="004153CB"/>
    <w:rsid w:val="00415C1F"/>
    <w:rsid w:val="00421CA5"/>
    <w:rsid w:val="004252CF"/>
    <w:rsid w:val="0043060B"/>
    <w:rsid w:val="0043115A"/>
    <w:rsid w:val="004326F3"/>
    <w:rsid w:val="004347A1"/>
    <w:rsid w:val="0044147A"/>
    <w:rsid w:val="00445502"/>
    <w:rsid w:val="0045043C"/>
    <w:rsid w:val="00454AD4"/>
    <w:rsid w:val="00464257"/>
    <w:rsid w:val="00470060"/>
    <w:rsid w:val="0047050A"/>
    <w:rsid w:val="0047383C"/>
    <w:rsid w:val="00473855"/>
    <w:rsid w:val="00477609"/>
    <w:rsid w:val="00483BBD"/>
    <w:rsid w:val="00487DCA"/>
    <w:rsid w:val="004956E5"/>
    <w:rsid w:val="004A3142"/>
    <w:rsid w:val="004A71F3"/>
    <w:rsid w:val="004A7C80"/>
    <w:rsid w:val="004B020B"/>
    <w:rsid w:val="004B2D23"/>
    <w:rsid w:val="004B30ED"/>
    <w:rsid w:val="004B44E8"/>
    <w:rsid w:val="004D262E"/>
    <w:rsid w:val="004D54D0"/>
    <w:rsid w:val="004E4AF2"/>
    <w:rsid w:val="004E5B82"/>
    <w:rsid w:val="004E63B3"/>
    <w:rsid w:val="004F30F5"/>
    <w:rsid w:val="004F65D3"/>
    <w:rsid w:val="00500B23"/>
    <w:rsid w:val="00500D54"/>
    <w:rsid w:val="0050704D"/>
    <w:rsid w:val="00512320"/>
    <w:rsid w:val="005269EF"/>
    <w:rsid w:val="00533E93"/>
    <w:rsid w:val="0053444E"/>
    <w:rsid w:val="00534AD2"/>
    <w:rsid w:val="0054663D"/>
    <w:rsid w:val="00546EF5"/>
    <w:rsid w:val="00552D07"/>
    <w:rsid w:val="00553629"/>
    <w:rsid w:val="00555714"/>
    <w:rsid w:val="005557F1"/>
    <w:rsid w:val="005600DF"/>
    <w:rsid w:val="005602DB"/>
    <w:rsid w:val="005638C6"/>
    <w:rsid w:val="00564B6C"/>
    <w:rsid w:val="00570714"/>
    <w:rsid w:val="00570FB4"/>
    <w:rsid w:val="00571190"/>
    <w:rsid w:val="005925B5"/>
    <w:rsid w:val="005A3A2E"/>
    <w:rsid w:val="005A74B8"/>
    <w:rsid w:val="005B0086"/>
    <w:rsid w:val="005B1EB4"/>
    <w:rsid w:val="005B36C9"/>
    <w:rsid w:val="005B3CD7"/>
    <w:rsid w:val="005C3A92"/>
    <w:rsid w:val="005D2C42"/>
    <w:rsid w:val="005D62F9"/>
    <w:rsid w:val="005D775B"/>
    <w:rsid w:val="005E216E"/>
    <w:rsid w:val="005E386D"/>
    <w:rsid w:val="005F07B2"/>
    <w:rsid w:val="005F40A2"/>
    <w:rsid w:val="005F56C0"/>
    <w:rsid w:val="006137EF"/>
    <w:rsid w:val="00615CE9"/>
    <w:rsid w:val="00634B49"/>
    <w:rsid w:val="0063750F"/>
    <w:rsid w:val="00660A47"/>
    <w:rsid w:val="00662858"/>
    <w:rsid w:val="00667800"/>
    <w:rsid w:val="006733AE"/>
    <w:rsid w:val="00676583"/>
    <w:rsid w:val="00677581"/>
    <w:rsid w:val="00683AF2"/>
    <w:rsid w:val="006A157E"/>
    <w:rsid w:val="006A1B4E"/>
    <w:rsid w:val="006A1D1A"/>
    <w:rsid w:val="006A76FA"/>
    <w:rsid w:val="006B30EB"/>
    <w:rsid w:val="006B6490"/>
    <w:rsid w:val="006B68B2"/>
    <w:rsid w:val="006D3EE8"/>
    <w:rsid w:val="006D7D0E"/>
    <w:rsid w:val="006E0A92"/>
    <w:rsid w:val="006E48D6"/>
    <w:rsid w:val="006E571D"/>
    <w:rsid w:val="006F0506"/>
    <w:rsid w:val="00702404"/>
    <w:rsid w:val="0070242F"/>
    <w:rsid w:val="0070607B"/>
    <w:rsid w:val="00707E26"/>
    <w:rsid w:val="007107A0"/>
    <w:rsid w:val="007167C1"/>
    <w:rsid w:val="00721553"/>
    <w:rsid w:val="007267BF"/>
    <w:rsid w:val="00732344"/>
    <w:rsid w:val="00735A6C"/>
    <w:rsid w:val="007378A5"/>
    <w:rsid w:val="007413FD"/>
    <w:rsid w:val="0074693B"/>
    <w:rsid w:val="00746B80"/>
    <w:rsid w:val="00753DF7"/>
    <w:rsid w:val="007546B4"/>
    <w:rsid w:val="00756172"/>
    <w:rsid w:val="00757308"/>
    <w:rsid w:val="00760FA9"/>
    <w:rsid w:val="00763C40"/>
    <w:rsid w:val="0077021C"/>
    <w:rsid w:val="007707BE"/>
    <w:rsid w:val="00771CAC"/>
    <w:rsid w:val="007728BD"/>
    <w:rsid w:val="00792F35"/>
    <w:rsid w:val="007A36C3"/>
    <w:rsid w:val="007A4162"/>
    <w:rsid w:val="007A43DE"/>
    <w:rsid w:val="007A5238"/>
    <w:rsid w:val="007C3E25"/>
    <w:rsid w:val="007C668A"/>
    <w:rsid w:val="007D2CAE"/>
    <w:rsid w:val="007D2FD6"/>
    <w:rsid w:val="007D32F8"/>
    <w:rsid w:val="007D5E24"/>
    <w:rsid w:val="007E5FCF"/>
    <w:rsid w:val="007F1669"/>
    <w:rsid w:val="007F7A2D"/>
    <w:rsid w:val="00801DED"/>
    <w:rsid w:val="0080377B"/>
    <w:rsid w:val="00803C32"/>
    <w:rsid w:val="00811024"/>
    <w:rsid w:val="00812919"/>
    <w:rsid w:val="008131D9"/>
    <w:rsid w:val="0081397A"/>
    <w:rsid w:val="00816969"/>
    <w:rsid w:val="008173E6"/>
    <w:rsid w:val="008304DC"/>
    <w:rsid w:val="00831A70"/>
    <w:rsid w:val="008330DA"/>
    <w:rsid w:val="00837586"/>
    <w:rsid w:val="0084061B"/>
    <w:rsid w:val="00842176"/>
    <w:rsid w:val="008436FA"/>
    <w:rsid w:val="00845353"/>
    <w:rsid w:val="0084545D"/>
    <w:rsid w:val="008513B3"/>
    <w:rsid w:val="00851586"/>
    <w:rsid w:val="00857E5C"/>
    <w:rsid w:val="00860B17"/>
    <w:rsid w:val="0086287F"/>
    <w:rsid w:val="00864C96"/>
    <w:rsid w:val="008668AF"/>
    <w:rsid w:val="00870E7F"/>
    <w:rsid w:val="00872DC7"/>
    <w:rsid w:val="00872DE9"/>
    <w:rsid w:val="00890038"/>
    <w:rsid w:val="008A0F13"/>
    <w:rsid w:val="008A2924"/>
    <w:rsid w:val="008A5CC6"/>
    <w:rsid w:val="008A7B00"/>
    <w:rsid w:val="008B259C"/>
    <w:rsid w:val="008B2AFC"/>
    <w:rsid w:val="008B2B7C"/>
    <w:rsid w:val="008B3480"/>
    <w:rsid w:val="008B5560"/>
    <w:rsid w:val="008C4723"/>
    <w:rsid w:val="008D279D"/>
    <w:rsid w:val="008D47C3"/>
    <w:rsid w:val="008D60E0"/>
    <w:rsid w:val="008D69AE"/>
    <w:rsid w:val="008E1377"/>
    <w:rsid w:val="008F059B"/>
    <w:rsid w:val="008F4C5E"/>
    <w:rsid w:val="008F5FC3"/>
    <w:rsid w:val="0090327F"/>
    <w:rsid w:val="00911859"/>
    <w:rsid w:val="00912830"/>
    <w:rsid w:val="0091702B"/>
    <w:rsid w:val="00920833"/>
    <w:rsid w:val="00921517"/>
    <w:rsid w:val="00923014"/>
    <w:rsid w:val="009231D7"/>
    <w:rsid w:val="00931005"/>
    <w:rsid w:val="009323C2"/>
    <w:rsid w:val="00933139"/>
    <w:rsid w:val="00937E51"/>
    <w:rsid w:val="00941C02"/>
    <w:rsid w:val="00941EA3"/>
    <w:rsid w:val="009438DE"/>
    <w:rsid w:val="00946F30"/>
    <w:rsid w:val="00951E41"/>
    <w:rsid w:val="00955384"/>
    <w:rsid w:val="00962197"/>
    <w:rsid w:val="00965985"/>
    <w:rsid w:val="00966201"/>
    <w:rsid w:val="00970464"/>
    <w:rsid w:val="009723AF"/>
    <w:rsid w:val="009901C4"/>
    <w:rsid w:val="00991855"/>
    <w:rsid w:val="009929F4"/>
    <w:rsid w:val="009B0383"/>
    <w:rsid w:val="009B0CF0"/>
    <w:rsid w:val="009B33FC"/>
    <w:rsid w:val="009C1419"/>
    <w:rsid w:val="009C1802"/>
    <w:rsid w:val="009C4CAD"/>
    <w:rsid w:val="009C7656"/>
    <w:rsid w:val="009D1F17"/>
    <w:rsid w:val="009D6D56"/>
    <w:rsid w:val="009E30E3"/>
    <w:rsid w:val="009E32A5"/>
    <w:rsid w:val="009F3078"/>
    <w:rsid w:val="009F5061"/>
    <w:rsid w:val="009F5376"/>
    <w:rsid w:val="00A045C7"/>
    <w:rsid w:val="00A106DC"/>
    <w:rsid w:val="00A114A7"/>
    <w:rsid w:val="00A11962"/>
    <w:rsid w:val="00A1633D"/>
    <w:rsid w:val="00A16D5F"/>
    <w:rsid w:val="00A25293"/>
    <w:rsid w:val="00A308C0"/>
    <w:rsid w:val="00A3388B"/>
    <w:rsid w:val="00A46525"/>
    <w:rsid w:val="00A526DF"/>
    <w:rsid w:val="00A54838"/>
    <w:rsid w:val="00A57CE9"/>
    <w:rsid w:val="00A65464"/>
    <w:rsid w:val="00A84AE4"/>
    <w:rsid w:val="00A84E99"/>
    <w:rsid w:val="00A91694"/>
    <w:rsid w:val="00A959B1"/>
    <w:rsid w:val="00AA2C0B"/>
    <w:rsid w:val="00AB3487"/>
    <w:rsid w:val="00AC7669"/>
    <w:rsid w:val="00AD066A"/>
    <w:rsid w:val="00AD0DD0"/>
    <w:rsid w:val="00AE6FB6"/>
    <w:rsid w:val="00AF0C18"/>
    <w:rsid w:val="00B043A2"/>
    <w:rsid w:val="00B0510A"/>
    <w:rsid w:val="00B05CC0"/>
    <w:rsid w:val="00B153D4"/>
    <w:rsid w:val="00B17E9C"/>
    <w:rsid w:val="00B25A4C"/>
    <w:rsid w:val="00B2789E"/>
    <w:rsid w:val="00B347F3"/>
    <w:rsid w:val="00B363AF"/>
    <w:rsid w:val="00B43479"/>
    <w:rsid w:val="00B50F8E"/>
    <w:rsid w:val="00B53208"/>
    <w:rsid w:val="00B623BA"/>
    <w:rsid w:val="00B64B40"/>
    <w:rsid w:val="00B6534A"/>
    <w:rsid w:val="00B72140"/>
    <w:rsid w:val="00B7606A"/>
    <w:rsid w:val="00B76E3F"/>
    <w:rsid w:val="00B900BD"/>
    <w:rsid w:val="00B9555F"/>
    <w:rsid w:val="00B95D5F"/>
    <w:rsid w:val="00BC12FA"/>
    <w:rsid w:val="00BC17EC"/>
    <w:rsid w:val="00BE1ED5"/>
    <w:rsid w:val="00BE2946"/>
    <w:rsid w:val="00BE29B9"/>
    <w:rsid w:val="00BE2CDE"/>
    <w:rsid w:val="00BE66AF"/>
    <w:rsid w:val="00BF2BAF"/>
    <w:rsid w:val="00BF559A"/>
    <w:rsid w:val="00C03AE0"/>
    <w:rsid w:val="00C100A6"/>
    <w:rsid w:val="00C1547D"/>
    <w:rsid w:val="00C16480"/>
    <w:rsid w:val="00C42E55"/>
    <w:rsid w:val="00C44F07"/>
    <w:rsid w:val="00C45CB2"/>
    <w:rsid w:val="00C46BD3"/>
    <w:rsid w:val="00C521B1"/>
    <w:rsid w:val="00C61D90"/>
    <w:rsid w:val="00C63779"/>
    <w:rsid w:val="00C6415D"/>
    <w:rsid w:val="00C65580"/>
    <w:rsid w:val="00C7619D"/>
    <w:rsid w:val="00C7669E"/>
    <w:rsid w:val="00C77E81"/>
    <w:rsid w:val="00C94F54"/>
    <w:rsid w:val="00C95068"/>
    <w:rsid w:val="00C95B32"/>
    <w:rsid w:val="00CC402C"/>
    <w:rsid w:val="00CC52F7"/>
    <w:rsid w:val="00CC5550"/>
    <w:rsid w:val="00CD71F0"/>
    <w:rsid w:val="00CE2FA4"/>
    <w:rsid w:val="00CE4E73"/>
    <w:rsid w:val="00CF18A2"/>
    <w:rsid w:val="00CF6F1A"/>
    <w:rsid w:val="00D000D0"/>
    <w:rsid w:val="00D03F83"/>
    <w:rsid w:val="00D06E83"/>
    <w:rsid w:val="00D0727A"/>
    <w:rsid w:val="00D12F25"/>
    <w:rsid w:val="00D22419"/>
    <w:rsid w:val="00D250D6"/>
    <w:rsid w:val="00D33B76"/>
    <w:rsid w:val="00D42F07"/>
    <w:rsid w:val="00D44019"/>
    <w:rsid w:val="00D47A74"/>
    <w:rsid w:val="00D6091A"/>
    <w:rsid w:val="00D70511"/>
    <w:rsid w:val="00D70F90"/>
    <w:rsid w:val="00D71840"/>
    <w:rsid w:val="00D73790"/>
    <w:rsid w:val="00D7471E"/>
    <w:rsid w:val="00D773EB"/>
    <w:rsid w:val="00D7770C"/>
    <w:rsid w:val="00D83520"/>
    <w:rsid w:val="00D85DF1"/>
    <w:rsid w:val="00D94CB7"/>
    <w:rsid w:val="00D97353"/>
    <w:rsid w:val="00DB124A"/>
    <w:rsid w:val="00DB3D2D"/>
    <w:rsid w:val="00DB5A6D"/>
    <w:rsid w:val="00DB5ED6"/>
    <w:rsid w:val="00DB6517"/>
    <w:rsid w:val="00DC2407"/>
    <w:rsid w:val="00DC5EB8"/>
    <w:rsid w:val="00DD0897"/>
    <w:rsid w:val="00DD1FA8"/>
    <w:rsid w:val="00DD3935"/>
    <w:rsid w:val="00DD4186"/>
    <w:rsid w:val="00DD656B"/>
    <w:rsid w:val="00DD7925"/>
    <w:rsid w:val="00DF33D7"/>
    <w:rsid w:val="00DF6FCA"/>
    <w:rsid w:val="00E03495"/>
    <w:rsid w:val="00E10C5F"/>
    <w:rsid w:val="00E11163"/>
    <w:rsid w:val="00E17347"/>
    <w:rsid w:val="00E205A4"/>
    <w:rsid w:val="00E2185C"/>
    <w:rsid w:val="00E2416F"/>
    <w:rsid w:val="00E31FA5"/>
    <w:rsid w:val="00E4350B"/>
    <w:rsid w:val="00E4668F"/>
    <w:rsid w:val="00E510D0"/>
    <w:rsid w:val="00E5548E"/>
    <w:rsid w:val="00E5578F"/>
    <w:rsid w:val="00E61DB5"/>
    <w:rsid w:val="00E63630"/>
    <w:rsid w:val="00E63BF0"/>
    <w:rsid w:val="00E77E39"/>
    <w:rsid w:val="00E804FE"/>
    <w:rsid w:val="00E80810"/>
    <w:rsid w:val="00E84116"/>
    <w:rsid w:val="00E87F79"/>
    <w:rsid w:val="00E90292"/>
    <w:rsid w:val="00EA0250"/>
    <w:rsid w:val="00EA2C38"/>
    <w:rsid w:val="00EA3646"/>
    <w:rsid w:val="00EA4E1B"/>
    <w:rsid w:val="00EB03D2"/>
    <w:rsid w:val="00EB4C97"/>
    <w:rsid w:val="00EB4DDC"/>
    <w:rsid w:val="00EC13A0"/>
    <w:rsid w:val="00EC3594"/>
    <w:rsid w:val="00EC3808"/>
    <w:rsid w:val="00ED6235"/>
    <w:rsid w:val="00EE190D"/>
    <w:rsid w:val="00EE3CAF"/>
    <w:rsid w:val="00EE6EED"/>
    <w:rsid w:val="00EF24E2"/>
    <w:rsid w:val="00EF6ECC"/>
    <w:rsid w:val="00F04AC6"/>
    <w:rsid w:val="00F06BAA"/>
    <w:rsid w:val="00F10D31"/>
    <w:rsid w:val="00F1687D"/>
    <w:rsid w:val="00F3081E"/>
    <w:rsid w:val="00F31B51"/>
    <w:rsid w:val="00F33048"/>
    <w:rsid w:val="00F360DB"/>
    <w:rsid w:val="00F412A4"/>
    <w:rsid w:val="00F426B0"/>
    <w:rsid w:val="00F45E8C"/>
    <w:rsid w:val="00F47554"/>
    <w:rsid w:val="00F60766"/>
    <w:rsid w:val="00F64339"/>
    <w:rsid w:val="00F654CA"/>
    <w:rsid w:val="00F67F34"/>
    <w:rsid w:val="00F744F1"/>
    <w:rsid w:val="00F7618F"/>
    <w:rsid w:val="00F766F2"/>
    <w:rsid w:val="00F83324"/>
    <w:rsid w:val="00F91B28"/>
    <w:rsid w:val="00F967CF"/>
    <w:rsid w:val="00FA6666"/>
    <w:rsid w:val="00FB0746"/>
    <w:rsid w:val="00FB315C"/>
    <w:rsid w:val="00FB5326"/>
    <w:rsid w:val="00FC282E"/>
    <w:rsid w:val="00FC7FF0"/>
    <w:rsid w:val="00FE0058"/>
    <w:rsid w:val="00FE0F10"/>
    <w:rsid w:val="00FE1FCE"/>
    <w:rsid w:val="00FE2AF5"/>
    <w:rsid w:val="00FE46A4"/>
    <w:rsid w:val="00FF073B"/>
    <w:rsid w:val="00FF0B4B"/>
    <w:rsid w:val="00FF6972"/>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7BBEB"/>
  <w15:docId w15:val="{3CA920E6-6F40-48E3-B785-37CA9E02B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4A46"/>
  </w:style>
  <w:style w:type="paragraph" w:styleId="Heading1">
    <w:name w:val="heading 1"/>
    <w:basedOn w:val="Normal"/>
    <w:next w:val="Normal"/>
    <w:link w:val="Heading1Char"/>
    <w:uiPriority w:val="9"/>
    <w:qFormat/>
    <w:rsid w:val="008F4C5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8F4C5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C13A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semiHidden/>
    <w:unhideWhenUsed/>
    <w:qFormat/>
    <w:rsid w:val="00464257"/>
    <w:pPr>
      <w:spacing w:before="100" w:beforeAutospacing="1" w:after="100" w:afterAutospacing="1" w:line="240" w:lineRule="auto"/>
      <w:outlineLvl w:val="3"/>
    </w:pPr>
    <w:rPr>
      <w:rFonts w:ascii="Times New Roman" w:hAnsi="Times New Roman" w:cs="Times New Roman"/>
      <w:b/>
      <w:bCs/>
      <w:sz w:val="24"/>
      <w:szCs w:val="24"/>
      <w:lang w:eastAsia="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Title">
    <w:name w:val="EndNote Bibliography Title"/>
    <w:basedOn w:val="Normal"/>
    <w:link w:val="EndNoteBibliographyTitleChar"/>
    <w:rsid w:val="0008025D"/>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08025D"/>
    <w:rPr>
      <w:rFonts w:ascii="Calibri" w:hAnsi="Calibri" w:cs="Calibri"/>
      <w:noProof/>
    </w:rPr>
  </w:style>
  <w:style w:type="paragraph" w:customStyle="1" w:styleId="EndNoteBibliography">
    <w:name w:val="EndNote Bibliography"/>
    <w:basedOn w:val="Normal"/>
    <w:link w:val="EndNoteBibliographyChar"/>
    <w:rsid w:val="0008025D"/>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08025D"/>
    <w:rPr>
      <w:rFonts w:ascii="Calibri" w:hAnsi="Calibri" w:cs="Calibri"/>
      <w:noProof/>
    </w:rPr>
  </w:style>
  <w:style w:type="character" w:styleId="Hyperlink">
    <w:name w:val="Hyperlink"/>
    <w:basedOn w:val="DefaultParagraphFont"/>
    <w:uiPriority w:val="99"/>
    <w:unhideWhenUsed/>
    <w:rsid w:val="0008025D"/>
    <w:rPr>
      <w:color w:val="0563C1" w:themeColor="hyperlink"/>
      <w:u w:val="single"/>
    </w:rPr>
  </w:style>
  <w:style w:type="character" w:customStyle="1" w:styleId="Onopgelostemelding1">
    <w:name w:val="Onopgeloste melding1"/>
    <w:basedOn w:val="DefaultParagraphFont"/>
    <w:uiPriority w:val="99"/>
    <w:semiHidden/>
    <w:unhideWhenUsed/>
    <w:rsid w:val="0008025D"/>
    <w:rPr>
      <w:color w:val="605E5C"/>
      <w:shd w:val="clear" w:color="auto" w:fill="E1DFDD"/>
    </w:rPr>
  </w:style>
  <w:style w:type="paragraph" w:styleId="ListParagraph">
    <w:name w:val="List Paragraph"/>
    <w:basedOn w:val="Normal"/>
    <w:uiPriority w:val="34"/>
    <w:qFormat/>
    <w:rsid w:val="00B623BA"/>
    <w:pPr>
      <w:ind w:left="720"/>
      <w:contextualSpacing/>
    </w:pPr>
  </w:style>
  <w:style w:type="character" w:styleId="CommentReference">
    <w:name w:val="annotation reference"/>
    <w:basedOn w:val="DefaultParagraphFont"/>
    <w:uiPriority w:val="99"/>
    <w:semiHidden/>
    <w:unhideWhenUsed/>
    <w:rsid w:val="005D2C42"/>
    <w:rPr>
      <w:sz w:val="16"/>
      <w:szCs w:val="16"/>
    </w:rPr>
  </w:style>
  <w:style w:type="paragraph" w:styleId="CommentText">
    <w:name w:val="annotation text"/>
    <w:basedOn w:val="Normal"/>
    <w:link w:val="CommentTextChar"/>
    <w:uiPriority w:val="99"/>
    <w:unhideWhenUsed/>
    <w:rsid w:val="005D2C42"/>
    <w:pPr>
      <w:spacing w:line="240" w:lineRule="auto"/>
    </w:pPr>
    <w:rPr>
      <w:sz w:val="20"/>
      <w:szCs w:val="20"/>
    </w:rPr>
  </w:style>
  <w:style w:type="character" w:customStyle="1" w:styleId="CommentTextChar">
    <w:name w:val="Comment Text Char"/>
    <w:basedOn w:val="DefaultParagraphFont"/>
    <w:link w:val="CommentText"/>
    <w:uiPriority w:val="99"/>
    <w:rsid w:val="005D2C42"/>
    <w:rPr>
      <w:sz w:val="20"/>
      <w:szCs w:val="20"/>
      <w:lang w:val="en-US"/>
    </w:rPr>
  </w:style>
  <w:style w:type="paragraph" w:styleId="CommentSubject">
    <w:name w:val="annotation subject"/>
    <w:basedOn w:val="CommentText"/>
    <w:next w:val="CommentText"/>
    <w:link w:val="CommentSubjectChar"/>
    <w:uiPriority w:val="99"/>
    <w:semiHidden/>
    <w:unhideWhenUsed/>
    <w:rsid w:val="005D2C42"/>
    <w:rPr>
      <w:b/>
      <w:bCs/>
    </w:rPr>
  </w:style>
  <w:style w:type="character" w:customStyle="1" w:styleId="CommentSubjectChar">
    <w:name w:val="Comment Subject Char"/>
    <w:basedOn w:val="CommentTextChar"/>
    <w:link w:val="CommentSubject"/>
    <w:uiPriority w:val="99"/>
    <w:semiHidden/>
    <w:rsid w:val="005D2C42"/>
    <w:rPr>
      <w:b/>
      <w:bCs/>
      <w:sz w:val="20"/>
      <w:szCs w:val="20"/>
      <w:lang w:val="en-US"/>
    </w:rPr>
  </w:style>
  <w:style w:type="character" w:styleId="FollowedHyperlink">
    <w:name w:val="FollowedHyperlink"/>
    <w:basedOn w:val="DefaultParagraphFont"/>
    <w:uiPriority w:val="99"/>
    <w:semiHidden/>
    <w:unhideWhenUsed/>
    <w:rsid w:val="008173E6"/>
    <w:rPr>
      <w:color w:val="954F72" w:themeColor="followedHyperlink"/>
      <w:u w:val="single"/>
    </w:rPr>
  </w:style>
  <w:style w:type="paragraph" w:styleId="Revision">
    <w:name w:val="Revision"/>
    <w:hidden/>
    <w:uiPriority w:val="99"/>
    <w:semiHidden/>
    <w:rsid w:val="00A65464"/>
    <w:pPr>
      <w:spacing w:after="0" w:line="240" w:lineRule="auto"/>
    </w:pPr>
  </w:style>
  <w:style w:type="paragraph" w:styleId="BalloonText">
    <w:name w:val="Balloon Text"/>
    <w:basedOn w:val="Normal"/>
    <w:link w:val="BalloonTextChar"/>
    <w:uiPriority w:val="99"/>
    <w:semiHidden/>
    <w:unhideWhenUsed/>
    <w:rsid w:val="006775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7581"/>
    <w:rPr>
      <w:rFonts w:ascii="Segoe UI" w:hAnsi="Segoe UI" w:cs="Segoe UI"/>
      <w:sz w:val="18"/>
      <w:szCs w:val="18"/>
    </w:rPr>
  </w:style>
  <w:style w:type="character" w:styleId="PlaceholderText">
    <w:name w:val="Placeholder Text"/>
    <w:basedOn w:val="DefaultParagraphFont"/>
    <w:uiPriority w:val="99"/>
    <w:semiHidden/>
    <w:rsid w:val="00F654CA"/>
    <w:rPr>
      <w:color w:val="808080"/>
    </w:rPr>
  </w:style>
  <w:style w:type="paragraph" w:styleId="NormalWeb">
    <w:name w:val="Normal (Web)"/>
    <w:basedOn w:val="Normal"/>
    <w:uiPriority w:val="99"/>
    <w:semiHidden/>
    <w:unhideWhenUsed/>
    <w:rsid w:val="008B259C"/>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Heading4Char">
    <w:name w:val="Heading 4 Char"/>
    <w:basedOn w:val="DefaultParagraphFont"/>
    <w:link w:val="Heading4"/>
    <w:uiPriority w:val="9"/>
    <w:semiHidden/>
    <w:rsid w:val="00464257"/>
    <w:rPr>
      <w:rFonts w:ascii="Times New Roman" w:hAnsi="Times New Roman" w:cs="Times New Roman"/>
      <w:b/>
      <w:bCs/>
      <w:sz w:val="24"/>
      <w:szCs w:val="24"/>
      <w:lang w:eastAsia="nl-NL"/>
    </w:rPr>
  </w:style>
  <w:style w:type="character" w:styleId="Strong">
    <w:name w:val="Strong"/>
    <w:basedOn w:val="DefaultParagraphFont"/>
    <w:uiPriority w:val="22"/>
    <w:qFormat/>
    <w:rsid w:val="00464257"/>
    <w:rPr>
      <w:b/>
      <w:bCs/>
    </w:rPr>
  </w:style>
  <w:style w:type="character" w:customStyle="1" w:styleId="Heading3Char">
    <w:name w:val="Heading 3 Char"/>
    <w:basedOn w:val="DefaultParagraphFont"/>
    <w:link w:val="Heading3"/>
    <w:uiPriority w:val="9"/>
    <w:semiHidden/>
    <w:rsid w:val="00EC13A0"/>
    <w:rPr>
      <w:rFonts w:asciiTheme="majorHAnsi" w:eastAsiaTheme="majorEastAsia" w:hAnsiTheme="majorHAnsi" w:cstheme="majorBidi"/>
      <w:color w:val="1F3763" w:themeColor="accent1" w:themeShade="7F"/>
      <w:sz w:val="24"/>
      <w:szCs w:val="24"/>
    </w:rPr>
  </w:style>
  <w:style w:type="paragraph" w:styleId="NoSpacing">
    <w:name w:val="No Spacing"/>
    <w:link w:val="NoSpacingChar"/>
    <w:uiPriority w:val="1"/>
    <w:qFormat/>
    <w:rsid w:val="00120B35"/>
    <w:pPr>
      <w:spacing w:after="0" w:line="240" w:lineRule="auto"/>
    </w:pPr>
  </w:style>
  <w:style w:type="character" w:customStyle="1" w:styleId="NoSpacingChar">
    <w:name w:val="No Spacing Char"/>
    <w:basedOn w:val="DefaultParagraphFont"/>
    <w:link w:val="NoSpacing"/>
    <w:uiPriority w:val="1"/>
    <w:rsid w:val="00120B35"/>
  </w:style>
  <w:style w:type="character" w:styleId="LineNumber">
    <w:name w:val="line number"/>
    <w:basedOn w:val="DefaultParagraphFont"/>
    <w:uiPriority w:val="99"/>
    <w:semiHidden/>
    <w:unhideWhenUsed/>
    <w:rsid w:val="00E4350B"/>
  </w:style>
  <w:style w:type="character" w:customStyle="1" w:styleId="Onopgelostemelding2">
    <w:name w:val="Onopgeloste melding2"/>
    <w:basedOn w:val="DefaultParagraphFont"/>
    <w:uiPriority w:val="99"/>
    <w:semiHidden/>
    <w:unhideWhenUsed/>
    <w:rsid w:val="00FE0F10"/>
    <w:rPr>
      <w:color w:val="605E5C"/>
      <w:shd w:val="clear" w:color="auto" w:fill="E1DFDD"/>
    </w:rPr>
  </w:style>
  <w:style w:type="character" w:customStyle="1" w:styleId="Heading1Char">
    <w:name w:val="Heading 1 Char"/>
    <w:basedOn w:val="DefaultParagraphFont"/>
    <w:link w:val="Heading1"/>
    <w:uiPriority w:val="9"/>
    <w:rsid w:val="008F4C5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8F4C5E"/>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8F4C5E"/>
    <w:rPr>
      <w:i/>
      <w:iCs/>
    </w:rPr>
  </w:style>
  <w:style w:type="character" w:customStyle="1" w:styleId="name">
    <w:name w:val="name"/>
    <w:basedOn w:val="DefaultParagraphFont"/>
    <w:rsid w:val="008F4C5E"/>
  </w:style>
  <w:style w:type="character" w:customStyle="1" w:styleId="al-author-name-more">
    <w:name w:val="al-author-name-more"/>
    <w:basedOn w:val="DefaultParagraphFont"/>
    <w:rsid w:val="008F4C5E"/>
  </w:style>
  <w:style w:type="character" w:customStyle="1" w:styleId="delimiter">
    <w:name w:val="delimiter"/>
    <w:basedOn w:val="DefaultParagraphFont"/>
    <w:rsid w:val="008F4C5E"/>
  </w:style>
  <w:style w:type="character" w:customStyle="1" w:styleId="pdf-link-text">
    <w:name w:val="pdf-link-text"/>
    <w:basedOn w:val="DefaultParagraphFont"/>
    <w:rsid w:val="008F4C5E"/>
  </w:style>
  <w:style w:type="character" w:customStyle="1" w:styleId="screenreader-text">
    <w:name w:val="screenreader-text"/>
    <w:basedOn w:val="DefaultParagraphFont"/>
    <w:rsid w:val="008F4C5E"/>
  </w:style>
  <w:style w:type="character" w:customStyle="1" w:styleId="toolbar-label">
    <w:name w:val="toolbar-label"/>
    <w:basedOn w:val="DefaultParagraphFont"/>
    <w:rsid w:val="008F4C5E"/>
  </w:style>
  <w:style w:type="character" w:customStyle="1" w:styleId="toolbar-text">
    <w:name w:val="toolbar-text"/>
    <w:basedOn w:val="DefaultParagraphFont"/>
    <w:rsid w:val="008F4C5E"/>
  </w:style>
  <w:style w:type="paragraph" w:customStyle="1" w:styleId="chapter-para">
    <w:name w:val="chapter-para"/>
    <w:basedOn w:val="Normal"/>
    <w:rsid w:val="008F4C5E"/>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html-italic">
    <w:name w:val="html-italic"/>
    <w:basedOn w:val="DefaultParagraphFont"/>
    <w:rsid w:val="00E510D0"/>
  </w:style>
  <w:style w:type="character" w:customStyle="1" w:styleId="inlineblock">
    <w:name w:val="inlineblock"/>
    <w:basedOn w:val="DefaultParagraphFont"/>
    <w:rsid w:val="00E510D0"/>
  </w:style>
  <w:style w:type="character" w:customStyle="1" w:styleId="authors-list-item">
    <w:name w:val="authors-list-item"/>
    <w:basedOn w:val="DefaultParagraphFont"/>
    <w:rsid w:val="00D7471E"/>
  </w:style>
  <w:style w:type="character" w:customStyle="1" w:styleId="author-sup-separator">
    <w:name w:val="author-sup-separator"/>
    <w:basedOn w:val="DefaultParagraphFont"/>
    <w:rsid w:val="00D7471E"/>
  </w:style>
  <w:style w:type="character" w:customStyle="1" w:styleId="comma">
    <w:name w:val="comma"/>
    <w:basedOn w:val="DefaultParagraphFont"/>
    <w:rsid w:val="00D7471E"/>
  </w:style>
  <w:style w:type="character" w:customStyle="1" w:styleId="Titel1">
    <w:name w:val="Titel1"/>
    <w:basedOn w:val="DefaultParagraphFont"/>
    <w:rsid w:val="00D7471E"/>
  </w:style>
  <w:style w:type="character" w:customStyle="1" w:styleId="identifier">
    <w:name w:val="identifier"/>
    <w:basedOn w:val="DefaultParagraphFont"/>
    <w:rsid w:val="00D7471E"/>
  </w:style>
  <w:style w:type="character" w:customStyle="1" w:styleId="id-label">
    <w:name w:val="id-label"/>
    <w:basedOn w:val="DefaultParagraphFont"/>
    <w:rsid w:val="00D7471E"/>
  </w:style>
  <w:style w:type="character" w:customStyle="1" w:styleId="vuuxrf">
    <w:name w:val="vuuxrf"/>
    <w:basedOn w:val="DefaultParagraphFont"/>
    <w:rsid w:val="00DF6FCA"/>
  </w:style>
  <w:style w:type="character" w:styleId="HTMLCite">
    <w:name w:val="HTML Cite"/>
    <w:basedOn w:val="DefaultParagraphFont"/>
    <w:uiPriority w:val="99"/>
    <w:semiHidden/>
    <w:unhideWhenUsed/>
    <w:rsid w:val="00DF6FCA"/>
    <w:rPr>
      <w:i/>
      <w:iCs/>
    </w:rPr>
  </w:style>
  <w:style w:type="character" w:customStyle="1" w:styleId="ylgvce">
    <w:name w:val="ylgvce"/>
    <w:basedOn w:val="DefaultParagraphFont"/>
    <w:rsid w:val="00DF6FCA"/>
  </w:style>
  <w:style w:type="character" w:customStyle="1" w:styleId="lawljd">
    <w:name w:val="lawljd"/>
    <w:basedOn w:val="DefaultParagraphFont"/>
    <w:rsid w:val="00DF6FCA"/>
  </w:style>
  <w:style w:type="character" w:customStyle="1" w:styleId="lewnzc">
    <w:name w:val="lewnzc"/>
    <w:basedOn w:val="DefaultParagraphFont"/>
    <w:rsid w:val="00DF6FCA"/>
  </w:style>
  <w:style w:type="character" w:customStyle="1" w:styleId="Onopgelostemelding3">
    <w:name w:val="Onopgeloste melding3"/>
    <w:basedOn w:val="DefaultParagraphFont"/>
    <w:uiPriority w:val="99"/>
    <w:semiHidden/>
    <w:unhideWhenUsed/>
    <w:rsid w:val="006E48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796817">
      <w:bodyDiv w:val="1"/>
      <w:marLeft w:val="0"/>
      <w:marRight w:val="0"/>
      <w:marTop w:val="0"/>
      <w:marBottom w:val="0"/>
      <w:divBdr>
        <w:top w:val="none" w:sz="0" w:space="0" w:color="auto"/>
        <w:left w:val="none" w:sz="0" w:space="0" w:color="auto"/>
        <w:bottom w:val="none" w:sz="0" w:space="0" w:color="auto"/>
        <w:right w:val="none" w:sz="0" w:space="0" w:color="auto"/>
      </w:divBdr>
    </w:div>
    <w:div w:id="166478051">
      <w:bodyDiv w:val="1"/>
      <w:marLeft w:val="0"/>
      <w:marRight w:val="0"/>
      <w:marTop w:val="0"/>
      <w:marBottom w:val="0"/>
      <w:divBdr>
        <w:top w:val="none" w:sz="0" w:space="0" w:color="auto"/>
        <w:left w:val="none" w:sz="0" w:space="0" w:color="auto"/>
        <w:bottom w:val="none" w:sz="0" w:space="0" w:color="auto"/>
        <w:right w:val="none" w:sz="0" w:space="0" w:color="auto"/>
      </w:divBdr>
      <w:divsChild>
        <w:div w:id="1297756687">
          <w:marLeft w:val="0"/>
          <w:marRight w:val="0"/>
          <w:marTop w:val="0"/>
          <w:marBottom w:val="0"/>
          <w:divBdr>
            <w:top w:val="none" w:sz="0" w:space="0" w:color="auto"/>
            <w:left w:val="none" w:sz="0" w:space="0" w:color="auto"/>
            <w:bottom w:val="none" w:sz="0" w:space="0" w:color="auto"/>
            <w:right w:val="none" w:sz="0" w:space="0" w:color="auto"/>
          </w:divBdr>
          <w:divsChild>
            <w:div w:id="416249783">
              <w:marLeft w:val="0"/>
              <w:marRight w:val="0"/>
              <w:marTop w:val="225"/>
              <w:marBottom w:val="0"/>
              <w:divBdr>
                <w:top w:val="none" w:sz="0" w:space="0" w:color="auto"/>
                <w:left w:val="none" w:sz="0" w:space="0" w:color="auto"/>
                <w:bottom w:val="none" w:sz="0" w:space="0" w:color="auto"/>
                <w:right w:val="none" w:sz="0" w:space="0" w:color="auto"/>
              </w:divBdr>
            </w:div>
            <w:div w:id="516390593">
              <w:marLeft w:val="0"/>
              <w:marRight w:val="0"/>
              <w:marTop w:val="0"/>
              <w:marBottom w:val="0"/>
              <w:divBdr>
                <w:top w:val="none" w:sz="0" w:space="0" w:color="auto"/>
                <w:left w:val="none" w:sz="0" w:space="0" w:color="auto"/>
                <w:bottom w:val="none" w:sz="0" w:space="0" w:color="auto"/>
                <w:right w:val="none" w:sz="0" w:space="0" w:color="auto"/>
              </w:divBdr>
            </w:div>
            <w:div w:id="1161892809">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 w:id="253781589">
      <w:bodyDiv w:val="1"/>
      <w:marLeft w:val="0"/>
      <w:marRight w:val="0"/>
      <w:marTop w:val="0"/>
      <w:marBottom w:val="0"/>
      <w:divBdr>
        <w:top w:val="none" w:sz="0" w:space="0" w:color="auto"/>
        <w:left w:val="none" w:sz="0" w:space="0" w:color="auto"/>
        <w:bottom w:val="none" w:sz="0" w:space="0" w:color="auto"/>
        <w:right w:val="none" w:sz="0" w:space="0" w:color="auto"/>
      </w:divBdr>
    </w:div>
    <w:div w:id="396439912">
      <w:bodyDiv w:val="1"/>
      <w:marLeft w:val="0"/>
      <w:marRight w:val="0"/>
      <w:marTop w:val="0"/>
      <w:marBottom w:val="0"/>
      <w:divBdr>
        <w:top w:val="none" w:sz="0" w:space="0" w:color="auto"/>
        <w:left w:val="none" w:sz="0" w:space="0" w:color="auto"/>
        <w:bottom w:val="none" w:sz="0" w:space="0" w:color="auto"/>
        <w:right w:val="none" w:sz="0" w:space="0" w:color="auto"/>
      </w:divBdr>
    </w:div>
    <w:div w:id="419983416">
      <w:bodyDiv w:val="1"/>
      <w:marLeft w:val="0"/>
      <w:marRight w:val="0"/>
      <w:marTop w:val="0"/>
      <w:marBottom w:val="0"/>
      <w:divBdr>
        <w:top w:val="none" w:sz="0" w:space="0" w:color="auto"/>
        <w:left w:val="none" w:sz="0" w:space="0" w:color="auto"/>
        <w:bottom w:val="none" w:sz="0" w:space="0" w:color="auto"/>
        <w:right w:val="none" w:sz="0" w:space="0" w:color="auto"/>
      </w:divBdr>
    </w:div>
    <w:div w:id="543636059">
      <w:bodyDiv w:val="1"/>
      <w:marLeft w:val="0"/>
      <w:marRight w:val="0"/>
      <w:marTop w:val="0"/>
      <w:marBottom w:val="0"/>
      <w:divBdr>
        <w:top w:val="none" w:sz="0" w:space="0" w:color="auto"/>
        <w:left w:val="none" w:sz="0" w:space="0" w:color="auto"/>
        <w:bottom w:val="none" w:sz="0" w:space="0" w:color="auto"/>
        <w:right w:val="none" w:sz="0" w:space="0" w:color="auto"/>
      </w:divBdr>
    </w:div>
    <w:div w:id="588198849">
      <w:bodyDiv w:val="1"/>
      <w:marLeft w:val="0"/>
      <w:marRight w:val="0"/>
      <w:marTop w:val="0"/>
      <w:marBottom w:val="0"/>
      <w:divBdr>
        <w:top w:val="none" w:sz="0" w:space="0" w:color="auto"/>
        <w:left w:val="none" w:sz="0" w:space="0" w:color="auto"/>
        <w:bottom w:val="none" w:sz="0" w:space="0" w:color="auto"/>
        <w:right w:val="none" w:sz="0" w:space="0" w:color="auto"/>
      </w:divBdr>
    </w:div>
    <w:div w:id="617104275">
      <w:bodyDiv w:val="1"/>
      <w:marLeft w:val="0"/>
      <w:marRight w:val="0"/>
      <w:marTop w:val="0"/>
      <w:marBottom w:val="0"/>
      <w:divBdr>
        <w:top w:val="none" w:sz="0" w:space="0" w:color="auto"/>
        <w:left w:val="none" w:sz="0" w:space="0" w:color="auto"/>
        <w:bottom w:val="none" w:sz="0" w:space="0" w:color="auto"/>
        <w:right w:val="none" w:sz="0" w:space="0" w:color="auto"/>
      </w:divBdr>
    </w:div>
    <w:div w:id="623848216">
      <w:bodyDiv w:val="1"/>
      <w:marLeft w:val="0"/>
      <w:marRight w:val="0"/>
      <w:marTop w:val="0"/>
      <w:marBottom w:val="0"/>
      <w:divBdr>
        <w:top w:val="none" w:sz="0" w:space="0" w:color="auto"/>
        <w:left w:val="none" w:sz="0" w:space="0" w:color="auto"/>
        <w:bottom w:val="none" w:sz="0" w:space="0" w:color="auto"/>
        <w:right w:val="none" w:sz="0" w:space="0" w:color="auto"/>
      </w:divBdr>
      <w:divsChild>
        <w:div w:id="770011055">
          <w:marLeft w:val="0"/>
          <w:marRight w:val="0"/>
          <w:marTop w:val="0"/>
          <w:marBottom w:val="0"/>
          <w:divBdr>
            <w:top w:val="none" w:sz="0" w:space="0" w:color="auto"/>
            <w:left w:val="none" w:sz="0" w:space="0" w:color="auto"/>
            <w:bottom w:val="none" w:sz="0" w:space="0" w:color="auto"/>
            <w:right w:val="none" w:sz="0" w:space="0" w:color="auto"/>
          </w:divBdr>
          <w:divsChild>
            <w:div w:id="658848997">
              <w:marLeft w:val="0"/>
              <w:marRight w:val="0"/>
              <w:marTop w:val="0"/>
              <w:marBottom w:val="0"/>
              <w:divBdr>
                <w:top w:val="none" w:sz="0" w:space="0" w:color="auto"/>
                <w:left w:val="none" w:sz="0" w:space="0" w:color="auto"/>
                <w:bottom w:val="none" w:sz="0" w:space="0" w:color="auto"/>
                <w:right w:val="none" w:sz="0" w:space="0" w:color="auto"/>
              </w:divBdr>
              <w:divsChild>
                <w:div w:id="748967726">
                  <w:marLeft w:val="0"/>
                  <w:marRight w:val="0"/>
                  <w:marTop w:val="0"/>
                  <w:marBottom w:val="0"/>
                  <w:divBdr>
                    <w:top w:val="none" w:sz="0" w:space="0" w:color="auto"/>
                    <w:left w:val="none" w:sz="0" w:space="0" w:color="auto"/>
                    <w:bottom w:val="none" w:sz="0" w:space="0" w:color="auto"/>
                    <w:right w:val="none" w:sz="0" w:space="0" w:color="auto"/>
                  </w:divBdr>
                  <w:divsChild>
                    <w:div w:id="1826777857">
                      <w:marLeft w:val="0"/>
                      <w:marRight w:val="0"/>
                      <w:marTop w:val="0"/>
                      <w:marBottom w:val="0"/>
                      <w:divBdr>
                        <w:top w:val="none" w:sz="0" w:space="0" w:color="auto"/>
                        <w:left w:val="none" w:sz="0" w:space="0" w:color="auto"/>
                        <w:bottom w:val="none" w:sz="0" w:space="0" w:color="auto"/>
                        <w:right w:val="none" w:sz="0" w:space="0" w:color="auto"/>
                      </w:divBdr>
                      <w:divsChild>
                        <w:div w:id="1924989067">
                          <w:marLeft w:val="0"/>
                          <w:marRight w:val="0"/>
                          <w:marTop w:val="0"/>
                          <w:marBottom w:val="0"/>
                          <w:divBdr>
                            <w:top w:val="none" w:sz="0" w:space="0" w:color="auto"/>
                            <w:left w:val="none" w:sz="0" w:space="0" w:color="auto"/>
                            <w:bottom w:val="none" w:sz="0" w:space="0" w:color="auto"/>
                            <w:right w:val="none" w:sz="0" w:space="0" w:color="auto"/>
                          </w:divBdr>
                          <w:divsChild>
                            <w:div w:id="1398938462">
                              <w:marLeft w:val="0"/>
                              <w:marRight w:val="0"/>
                              <w:marTop w:val="0"/>
                              <w:marBottom w:val="0"/>
                              <w:divBdr>
                                <w:top w:val="none" w:sz="0" w:space="0" w:color="auto"/>
                                <w:left w:val="none" w:sz="0" w:space="0" w:color="auto"/>
                                <w:bottom w:val="none" w:sz="0" w:space="0" w:color="auto"/>
                                <w:right w:val="none" w:sz="0" w:space="0" w:color="auto"/>
                              </w:divBdr>
                            </w:div>
                            <w:div w:id="185900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392470">
                  <w:marLeft w:val="0"/>
                  <w:marRight w:val="0"/>
                  <w:marTop w:val="0"/>
                  <w:marBottom w:val="0"/>
                  <w:divBdr>
                    <w:top w:val="none" w:sz="0" w:space="0" w:color="auto"/>
                    <w:left w:val="none" w:sz="0" w:space="0" w:color="auto"/>
                    <w:bottom w:val="none" w:sz="0" w:space="0" w:color="auto"/>
                    <w:right w:val="none" w:sz="0" w:space="0" w:color="auto"/>
                  </w:divBdr>
                  <w:divsChild>
                    <w:div w:id="1832287890">
                      <w:marLeft w:val="0"/>
                      <w:marRight w:val="0"/>
                      <w:marTop w:val="0"/>
                      <w:marBottom w:val="0"/>
                      <w:divBdr>
                        <w:top w:val="none" w:sz="0" w:space="0" w:color="auto"/>
                        <w:left w:val="none" w:sz="0" w:space="0" w:color="auto"/>
                        <w:bottom w:val="none" w:sz="0" w:space="0" w:color="auto"/>
                        <w:right w:val="none" w:sz="0" w:space="0" w:color="auto"/>
                      </w:divBdr>
                      <w:divsChild>
                        <w:div w:id="671838539">
                          <w:marLeft w:val="0"/>
                          <w:marRight w:val="0"/>
                          <w:marTop w:val="0"/>
                          <w:marBottom w:val="0"/>
                          <w:divBdr>
                            <w:top w:val="none" w:sz="0" w:space="0" w:color="auto"/>
                            <w:left w:val="none" w:sz="0" w:space="0" w:color="auto"/>
                            <w:bottom w:val="none" w:sz="0" w:space="0" w:color="auto"/>
                            <w:right w:val="none" w:sz="0" w:space="0" w:color="auto"/>
                          </w:divBdr>
                          <w:divsChild>
                            <w:div w:id="1004167366">
                              <w:marLeft w:val="0"/>
                              <w:marRight w:val="0"/>
                              <w:marTop w:val="0"/>
                              <w:marBottom w:val="0"/>
                              <w:divBdr>
                                <w:top w:val="none" w:sz="0" w:space="0" w:color="auto"/>
                                <w:left w:val="none" w:sz="0" w:space="0" w:color="auto"/>
                                <w:bottom w:val="none" w:sz="0" w:space="0" w:color="auto"/>
                                <w:right w:val="none" w:sz="0" w:space="0" w:color="auto"/>
                              </w:divBdr>
                              <w:divsChild>
                                <w:div w:id="662902103">
                                  <w:marLeft w:val="0"/>
                                  <w:marRight w:val="0"/>
                                  <w:marTop w:val="0"/>
                                  <w:marBottom w:val="0"/>
                                  <w:divBdr>
                                    <w:top w:val="none" w:sz="0" w:space="0" w:color="auto"/>
                                    <w:left w:val="none" w:sz="0" w:space="0" w:color="auto"/>
                                    <w:bottom w:val="none" w:sz="0" w:space="0" w:color="auto"/>
                                    <w:right w:val="none" w:sz="0" w:space="0" w:color="auto"/>
                                  </w:divBdr>
                                  <w:divsChild>
                                    <w:div w:id="283855825">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0110362">
          <w:marLeft w:val="0"/>
          <w:marRight w:val="0"/>
          <w:marTop w:val="0"/>
          <w:marBottom w:val="0"/>
          <w:divBdr>
            <w:top w:val="none" w:sz="0" w:space="0" w:color="auto"/>
            <w:left w:val="none" w:sz="0" w:space="0" w:color="auto"/>
            <w:bottom w:val="none" w:sz="0" w:space="0" w:color="auto"/>
            <w:right w:val="none" w:sz="0" w:space="0" w:color="auto"/>
          </w:divBdr>
        </w:div>
      </w:divsChild>
    </w:div>
    <w:div w:id="630134184">
      <w:bodyDiv w:val="1"/>
      <w:marLeft w:val="0"/>
      <w:marRight w:val="0"/>
      <w:marTop w:val="0"/>
      <w:marBottom w:val="0"/>
      <w:divBdr>
        <w:top w:val="none" w:sz="0" w:space="0" w:color="auto"/>
        <w:left w:val="none" w:sz="0" w:space="0" w:color="auto"/>
        <w:bottom w:val="none" w:sz="0" w:space="0" w:color="auto"/>
        <w:right w:val="none" w:sz="0" w:space="0" w:color="auto"/>
      </w:divBdr>
    </w:div>
    <w:div w:id="704790632">
      <w:bodyDiv w:val="1"/>
      <w:marLeft w:val="0"/>
      <w:marRight w:val="0"/>
      <w:marTop w:val="0"/>
      <w:marBottom w:val="0"/>
      <w:divBdr>
        <w:top w:val="none" w:sz="0" w:space="0" w:color="auto"/>
        <w:left w:val="none" w:sz="0" w:space="0" w:color="auto"/>
        <w:bottom w:val="none" w:sz="0" w:space="0" w:color="auto"/>
        <w:right w:val="none" w:sz="0" w:space="0" w:color="auto"/>
      </w:divBdr>
      <w:divsChild>
        <w:div w:id="1368947151">
          <w:marLeft w:val="0"/>
          <w:marRight w:val="0"/>
          <w:marTop w:val="0"/>
          <w:marBottom w:val="0"/>
          <w:divBdr>
            <w:top w:val="none" w:sz="0" w:space="0" w:color="auto"/>
            <w:left w:val="none" w:sz="0" w:space="0" w:color="auto"/>
            <w:bottom w:val="none" w:sz="0" w:space="0" w:color="auto"/>
            <w:right w:val="none" w:sz="0" w:space="0" w:color="auto"/>
          </w:divBdr>
          <w:divsChild>
            <w:div w:id="177886952">
              <w:marLeft w:val="0"/>
              <w:marRight w:val="0"/>
              <w:marTop w:val="0"/>
              <w:marBottom w:val="0"/>
              <w:divBdr>
                <w:top w:val="none" w:sz="0" w:space="0" w:color="auto"/>
                <w:left w:val="none" w:sz="0" w:space="0" w:color="auto"/>
                <w:bottom w:val="none" w:sz="0" w:space="0" w:color="auto"/>
                <w:right w:val="none" w:sz="0" w:space="0" w:color="auto"/>
              </w:divBdr>
            </w:div>
            <w:div w:id="518157986">
              <w:marLeft w:val="0"/>
              <w:marRight w:val="0"/>
              <w:marTop w:val="0"/>
              <w:marBottom w:val="0"/>
              <w:divBdr>
                <w:top w:val="none" w:sz="0" w:space="0" w:color="auto"/>
                <w:left w:val="none" w:sz="0" w:space="0" w:color="auto"/>
                <w:bottom w:val="none" w:sz="0" w:space="0" w:color="auto"/>
                <w:right w:val="none" w:sz="0" w:space="0" w:color="auto"/>
              </w:divBdr>
            </w:div>
            <w:div w:id="158630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281837">
      <w:bodyDiv w:val="1"/>
      <w:marLeft w:val="0"/>
      <w:marRight w:val="0"/>
      <w:marTop w:val="0"/>
      <w:marBottom w:val="0"/>
      <w:divBdr>
        <w:top w:val="none" w:sz="0" w:space="0" w:color="auto"/>
        <w:left w:val="none" w:sz="0" w:space="0" w:color="auto"/>
        <w:bottom w:val="none" w:sz="0" w:space="0" w:color="auto"/>
        <w:right w:val="none" w:sz="0" w:space="0" w:color="auto"/>
      </w:divBdr>
    </w:div>
    <w:div w:id="850753964">
      <w:bodyDiv w:val="1"/>
      <w:marLeft w:val="0"/>
      <w:marRight w:val="0"/>
      <w:marTop w:val="0"/>
      <w:marBottom w:val="0"/>
      <w:divBdr>
        <w:top w:val="none" w:sz="0" w:space="0" w:color="auto"/>
        <w:left w:val="none" w:sz="0" w:space="0" w:color="auto"/>
        <w:bottom w:val="none" w:sz="0" w:space="0" w:color="auto"/>
        <w:right w:val="none" w:sz="0" w:space="0" w:color="auto"/>
      </w:divBdr>
    </w:div>
    <w:div w:id="926421089">
      <w:bodyDiv w:val="1"/>
      <w:marLeft w:val="0"/>
      <w:marRight w:val="0"/>
      <w:marTop w:val="0"/>
      <w:marBottom w:val="0"/>
      <w:divBdr>
        <w:top w:val="none" w:sz="0" w:space="0" w:color="auto"/>
        <w:left w:val="none" w:sz="0" w:space="0" w:color="auto"/>
        <w:bottom w:val="none" w:sz="0" w:space="0" w:color="auto"/>
        <w:right w:val="none" w:sz="0" w:space="0" w:color="auto"/>
      </w:divBdr>
    </w:div>
    <w:div w:id="1120802291">
      <w:bodyDiv w:val="1"/>
      <w:marLeft w:val="0"/>
      <w:marRight w:val="0"/>
      <w:marTop w:val="0"/>
      <w:marBottom w:val="0"/>
      <w:divBdr>
        <w:top w:val="none" w:sz="0" w:space="0" w:color="auto"/>
        <w:left w:val="none" w:sz="0" w:space="0" w:color="auto"/>
        <w:bottom w:val="none" w:sz="0" w:space="0" w:color="auto"/>
        <w:right w:val="none" w:sz="0" w:space="0" w:color="auto"/>
      </w:divBdr>
    </w:div>
    <w:div w:id="1156997644">
      <w:bodyDiv w:val="1"/>
      <w:marLeft w:val="0"/>
      <w:marRight w:val="0"/>
      <w:marTop w:val="0"/>
      <w:marBottom w:val="0"/>
      <w:divBdr>
        <w:top w:val="none" w:sz="0" w:space="0" w:color="auto"/>
        <w:left w:val="none" w:sz="0" w:space="0" w:color="auto"/>
        <w:bottom w:val="none" w:sz="0" w:space="0" w:color="auto"/>
        <w:right w:val="none" w:sz="0" w:space="0" w:color="auto"/>
      </w:divBdr>
    </w:div>
    <w:div w:id="1159538992">
      <w:bodyDiv w:val="1"/>
      <w:marLeft w:val="0"/>
      <w:marRight w:val="0"/>
      <w:marTop w:val="0"/>
      <w:marBottom w:val="0"/>
      <w:divBdr>
        <w:top w:val="none" w:sz="0" w:space="0" w:color="auto"/>
        <w:left w:val="none" w:sz="0" w:space="0" w:color="auto"/>
        <w:bottom w:val="none" w:sz="0" w:space="0" w:color="auto"/>
        <w:right w:val="none" w:sz="0" w:space="0" w:color="auto"/>
      </w:divBdr>
    </w:div>
    <w:div w:id="1170876147">
      <w:bodyDiv w:val="1"/>
      <w:marLeft w:val="0"/>
      <w:marRight w:val="0"/>
      <w:marTop w:val="0"/>
      <w:marBottom w:val="0"/>
      <w:divBdr>
        <w:top w:val="none" w:sz="0" w:space="0" w:color="auto"/>
        <w:left w:val="none" w:sz="0" w:space="0" w:color="auto"/>
        <w:bottom w:val="none" w:sz="0" w:space="0" w:color="auto"/>
        <w:right w:val="none" w:sz="0" w:space="0" w:color="auto"/>
      </w:divBdr>
    </w:div>
    <w:div w:id="1171724907">
      <w:bodyDiv w:val="1"/>
      <w:marLeft w:val="0"/>
      <w:marRight w:val="0"/>
      <w:marTop w:val="0"/>
      <w:marBottom w:val="0"/>
      <w:divBdr>
        <w:top w:val="none" w:sz="0" w:space="0" w:color="auto"/>
        <w:left w:val="none" w:sz="0" w:space="0" w:color="auto"/>
        <w:bottom w:val="none" w:sz="0" w:space="0" w:color="auto"/>
        <w:right w:val="none" w:sz="0" w:space="0" w:color="auto"/>
      </w:divBdr>
    </w:div>
    <w:div w:id="1227228039">
      <w:bodyDiv w:val="1"/>
      <w:marLeft w:val="0"/>
      <w:marRight w:val="0"/>
      <w:marTop w:val="0"/>
      <w:marBottom w:val="0"/>
      <w:divBdr>
        <w:top w:val="none" w:sz="0" w:space="0" w:color="auto"/>
        <w:left w:val="none" w:sz="0" w:space="0" w:color="auto"/>
        <w:bottom w:val="none" w:sz="0" w:space="0" w:color="auto"/>
        <w:right w:val="none" w:sz="0" w:space="0" w:color="auto"/>
      </w:divBdr>
    </w:div>
    <w:div w:id="1321737075">
      <w:bodyDiv w:val="1"/>
      <w:marLeft w:val="0"/>
      <w:marRight w:val="0"/>
      <w:marTop w:val="0"/>
      <w:marBottom w:val="0"/>
      <w:divBdr>
        <w:top w:val="none" w:sz="0" w:space="0" w:color="auto"/>
        <w:left w:val="none" w:sz="0" w:space="0" w:color="auto"/>
        <w:bottom w:val="none" w:sz="0" w:space="0" w:color="auto"/>
        <w:right w:val="none" w:sz="0" w:space="0" w:color="auto"/>
      </w:divBdr>
    </w:div>
    <w:div w:id="1326277362">
      <w:bodyDiv w:val="1"/>
      <w:marLeft w:val="0"/>
      <w:marRight w:val="0"/>
      <w:marTop w:val="0"/>
      <w:marBottom w:val="0"/>
      <w:divBdr>
        <w:top w:val="none" w:sz="0" w:space="0" w:color="auto"/>
        <w:left w:val="none" w:sz="0" w:space="0" w:color="auto"/>
        <w:bottom w:val="none" w:sz="0" w:space="0" w:color="auto"/>
        <w:right w:val="none" w:sz="0" w:space="0" w:color="auto"/>
      </w:divBdr>
      <w:divsChild>
        <w:div w:id="604968129">
          <w:marLeft w:val="0"/>
          <w:marRight w:val="0"/>
          <w:marTop w:val="0"/>
          <w:marBottom w:val="0"/>
          <w:divBdr>
            <w:top w:val="none" w:sz="0" w:space="0" w:color="auto"/>
            <w:left w:val="none" w:sz="0" w:space="0" w:color="auto"/>
            <w:bottom w:val="none" w:sz="0" w:space="0" w:color="auto"/>
            <w:right w:val="none" w:sz="0" w:space="0" w:color="auto"/>
          </w:divBdr>
          <w:divsChild>
            <w:div w:id="58212032">
              <w:marLeft w:val="0"/>
              <w:marRight w:val="0"/>
              <w:marTop w:val="0"/>
              <w:marBottom w:val="0"/>
              <w:divBdr>
                <w:top w:val="none" w:sz="0" w:space="0" w:color="auto"/>
                <w:left w:val="none" w:sz="0" w:space="0" w:color="auto"/>
                <w:bottom w:val="none" w:sz="0" w:space="0" w:color="auto"/>
                <w:right w:val="none" w:sz="0" w:space="0" w:color="auto"/>
              </w:divBdr>
            </w:div>
            <w:div w:id="1096483403">
              <w:marLeft w:val="0"/>
              <w:marRight w:val="0"/>
              <w:marTop w:val="0"/>
              <w:marBottom w:val="0"/>
              <w:divBdr>
                <w:top w:val="none" w:sz="0" w:space="0" w:color="auto"/>
                <w:left w:val="none" w:sz="0" w:space="0" w:color="auto"/>
                <w:bottom w:val="none" w:sz="0" w:space="0" w:color="auto"/>
                <w:right w:val="none" w:sz="0" w:space="0" w:color="auto"/>
              </w:divBdr>
            </w:div>
            <w:div w:id="1943755172">
              <w:marLeft w:val="0"/>
              <w:marRight w:val="0"/>
              <w:marTop w:val="0"/>
              <w:marBottom w:val="0"/>
              <w:divBdr>
                <w:top w:val="none" w:sz="0" w:space="0" w:color="auto"/>
                <w:left w:val="none" w:sz="0" w:space="0" w:color="auto"/>
                <w:bottom w:val="none" w:sz="0" w:space="0" w:color="auto"/>
                <w:right w:val="none" w:sz="0" w:space="0" w:color="auto"/>
              </w:divBdr>
            </w:div>
            <w:div w:id="2028092550">
              <w:marLeft w:val="0"/>
              <w:marRight w:val="0"/>
              <w:marTop w:val="0"/>
              <w:marBottom w:val="0"/>
              <w:divBdr>
                <w:top w:val="none" w:sz="0" w:space="0" w:color="auto"/>
                <w:left w:val="none" w:sz="0" w:space="0" w:color="auto"/>
                <w:bottom w:val="none" w:sz="0" w:space="0" w:color="auto"/>
                <w:right w:val="none" w:sz="0" w:space="0" w:color="auto"/>
              </w:divBdr>
            </w:div>
            <w:div w:id="205280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694810">
      <w:bodyDiv w:val="1"/>
      <w:marLeft w:val="0"/>
      <w:marRight w:val="0"/>
      <w:marTop w:val="0"/>
      <w:marBottom w:val="0"/>
      <w:divBdr>
        <w:top w:val="none" w:sz="0" w:space="0" w:color="auto"/>
        <w:left w:val="none" w:sz="0" w:space="0" w:color="auto"/>
        <w:bottom w:val="none" w:sz="0" w:space="0" w:color="auto"/>
        <w:right w:val="none" w:sz="0" w:space="0" w:color="auto"/>
      </w:divBdr>
      <w:divsChild>
        <w:div w:id="580068970">
          <w:marLeft w:val="0"/>
          <w:marRight w:val="0"/>
          <w:marTop w:val="0"/>
          <w:marBottom w:val="0"/>
          <w:divBdr>
            <w:top w:val="none" w:sz="0" w:space="0" w:color="auto"/>
            <w:left w:val="none" w:sz="0" w:space="0" w:color="auto"/>
            <w:bottom w:val="none" w:sz="0" w:space="0" w:color="auto"/>
            <w:right w:val="none" w:sz="0" w:space="0" w:color="auto"/>
          </w:divBdr>
          <w:divsChild>
            <w:div w:id="697396052">
              <w:marLeft w:val="0"/>
              <w:marRight w:val="0"/>
              <w:marTop w:val="0"/>
              <w:marBottom w:val="0"/>
              <w:divBdr>
                <w:top w:val="none" w:sz="0" w:space="0" w:color="auto"/>
                <w:left w:val="none" w:sz="0" w:space="0" w:color="auto"/>
                <w:bottom w:val="none" w:sz="0" w:space="0" w:color="auto"/>
                <w:right w:val="none" w:sz="0" w:space="0" w:color="auto"/>
              </w:divBdr>
            </w:div>
          </w:divsChild>
        </w:div>
        <w:div w:id="654335657">
          <w:marLeft w:val="0"/>
          <w:marRight w:val="0"/>
          <w:marTop w:val="0"/>
          <w:marBottom w:val="0"/>
          <w:divBdr>
            <w:top w:val="none" w:sz="0" w:space="0" w:color="auto"/>
            <w:left w:val="none" w:sz="0" w:space="0" w:color="auto"/>
            <w:bottom w:val="none" w:sz="0" w:space="0" w:color="auto"/>
            <w:right w:val="none" w:sz="0" w:space="0" w:color="auto"/>
          </w:divBdr>
          <w:divsChild>
            <w:div w:id="201941975">
              <w:marLeft w:val="0"/>
              <w:marRight w:val="0"/>
              <w:marTop w:val="0"/>
              <w:marBottom w:val="0"/>
              <w:divBdr>
                <w:top w:val="none" w:sz="0" w:space="0" w:color="auto"/>
                <w:left w:val="none" w:sz="0" w:space="0" w:color="auto"/>
                <w:bottom w:val="none" w:sz="0" w:space="0" w:color="auto"/>
                <w:right w:val="none" w:sz="0" w:space="0" w:color="auto"/>
              </w:divBdr>
            </w:div>
            <w:div w:id="1480153118">
              <w:marLeft w:val="0"/>
              <w:marRight w:val="0"/>
              <w:marTop w:val="0"/>
              <w:marBottom w:val="0"/>
              <w:divBdr>
                <w:top w:val="none" w:sz="0" w:space="0" w:color="auto"/>
                <w:left w:val="none" w:sz="0" w:space="0" w:color="auto"/>
                <w:bottom w:val="none" w:sz="0" w:space="0" w:color="auto"/>
                <w:right w:val="none" w:sz="0" w:space="0" w:color="auto"/>
              </w:divBdr>
              <w:divsChild>
                <w:div w:id="1245604914">
                  <w:marLeft w:val="0"/>
                  <w:marRight w:val="0"/>
                  <w:marTop w:val="0"/>
                  <w:marBottom w:val="0"/>
                  <w:divBdr>
                    <w:top w:val="none" w:sz="0" w:space="0" w:color="auto"/>
                    <w:left w:val="none" w:sz="0" w:space="0" w:color="auto"/>
                    <w:bottom w:val="none" w:sz="0" w:space="0" w:color="auto"/>
                    <w:right w:val="none" w:sz="0" w:space="0" w:color="auto"/>
                  </w:divBdr>
                  <w:divsChild>
                    <w:div w:id="106957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429612">
      <w:bodyDiv w:val="1"/>
      <w:marLeft w:val="0"/>
      <w:marRight w:val="0"/>
      <w:marTop w:val="0"/>
      <w:marBottom w:val="0"/>
      <w:divBdr>
        <w:top w:val="none" w:sz="0" w:space="0" w:color="auto"/>
        <w:left w:val="none" w:sz="0" w:space="0" w:color="auto"/>
        <w:bottom w:val="none" w:sz="0" w:space="0" w:color="auto"/>
        <w:right w:val="none" w:sz="0" w:space="0" w:color="auto"/>
      </w:divBdr>
    </w:div>
    <w:div w:id="1566792614">
      <w:bodyDiv w:val="1"/>
      <w:marLeft w:val="0"/>
      <w:marRight w:val="0"/>
      <w:marTop w:val="0"/>
      <w:marBottom w:val="0"/>
      <w:divBdr>
        <w:top w:val="none" w:sz="0" w:space="0" w:color="auto"/>
        <w:left w:val="none" w:sz="0" w:space="0" w:color="auto"/>
        <w:bottom w:val="none" w:sz="0" w:space="0" w:color="auto"/>
        <w:right w:val="none" w:sz="0" w:space="0" w:color="auto"/>
      </w:divBdr>
      <w:divsChild>
        <w:div w:id="455954417">
          <w:marLeft w:val="0"/>
          <w:marRight w:val="0"/>
          <w:marTop w:val="0"/>
          <w:marBottom w:val="0"/>
          <w:divBdr>
            <w:top w:val="none" w:sz="0" w:space="0" w:color="auto"/>
            <w:left w:val="none" w:sz="0" w:space="0" w:color="auto"/>
            <w:bottom w:val="none" w:sz="0" w:space="0" w:color="auto"/>
            <w:right w:val="none" w:sz="0" w:space="0" w:color="auto"/>
          </w:divBdr>
          <w:divsChild>
            <w:div w:id="697775881">
              <w:marLeft w:val="0"/>
              <w:marRight w:val="0"/>
              <w:marTop w:val="0"/>
              <w:marBottom w:val="0"/>
              <w:divBdr>
                <w:top w:val="none" w:sz="0" w:space="0" w:color="auto"/>
                <w:left w:val="none" w:sz="0" w:space="0" w:color="auto"/>
                <w:bottom w:val="single" w:sz="6" w:space="0" w:color="CFD5E4"/>
                <w:right w:val="none" w:sz="0" w:space="0" w:color="auto"/>
              </w:divBdr>
              <w:divsChild>
                <w:div w:id="1925411656">
                  <w:marLeft w:val="0"/>
                  <w:marRight w:val="0"/>
                  <w:marTop w:val="0"/>
                  <w:marBottom w:val="0"/>
                  <w:divBdr>
                    <w:top w:val="none" w:sz="0" w:space="0" w:color="auto"/>
                    <w:left w:val="none" w:sz="0" w:space="0" w:color="auto"/>
                    <w:bottom w:val="none" w:sz="0" w:space="0" w:color="auto"/>
                    <w:right w:val="none" w:sz="0" w:space="0" w:color="auto"/>
                  </w:divBdr>
                  <w:divsChild>
                    <w:div w:id="1137139635">
                      <w:marLeft w:val="0"/>
                      <w:marRight w:val="0"/>
                      <w:marTop w:val="0"/>
                      <w:marBottom w:val="0"/>
                      <w:divBdr>
                        <w:top w:val="none" w:sz="0" w:space="0" w:color="auto"/>
                        <w:left w:val="none" w:sz="0" w:space="0" w:color="auto"/>
                        <w:bottom w:val="none" w:sz="0" w:space="0" w:color="auto"/>
                        <w:right w:val="none" w:sz="0" w:space="0" w:color="auto"/>
                      </w:divBdr>
                      <w:divsChild>
                        <w:div w:id="363101194">
                          <w:marLeft w:val="0"/>
                          <w:marRight w:val="0"/>
                          <w:marTop w:val="0"/>
                          <w:marBottom w:val="0"/>
                          <w:divBdr>
                            <w:top w:val="none" w:sz="0" w:space="0" w:color="auto"/>
                            <w:left w:val="none" w:sz="0" w:space="0" w:color="auto"/>
                            <w:bottom w:val="none" w:sz="0" w:space="0" w:color="auto"/>
                            <w:right w:val="none" w:sz="0" w:space="0" w:color="auto"/>
                          </w:divBdr>
                        </w:div>
                      </w:divsChild>
                    </w:div>
                    <w:div w:id="125829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212304">
              <w:marLeft w:val="0"/>
              <w:marRight w:val="0"/>
              <w:marTop w:val="0"/>
              <w:marBottom w:val="0"/>
              <w:divBdr>
                <w:top w:val="none" w:sz="0" w:space="0" w:color="auto"/>
                <w:left w:val="none" w:sz="0" w:space="0" w:color="auto"/>
                <w:bottom w:val="none" w:sz="0" w:space="0" w:color="auto"/>
                <w:right w:val="none" w:sz="0" w:space="0" w:color="auto"/>
              </w:divBdr>
              <w:divsChild>
                <w:div w:id="451480556">
                  <w:marLeft w:val="0"/>
                  <w:marRight w:val="0"/>
                  <w:marTop w:val="0"/>
                  <w:marBottom w:val="0"/>
                  <w:divBdr>
                    <w:top w:val="none" w:sz="0" w:space="0" w:color="auto"/>
                    <w:left w:val="none" w:sz="0" w:space="0" w:color="auto"/>
                    <w:bottom w:val="none" w:sz="0" w:space="0" w:color="auto"/>
                    <w:right w:val="none" w:sz="0" w:space="0" w:color="auto"/>
                  </w:divBdr>
                  <w:divsChild>
                    <w:div w:id="654650792">
                      <w:marLeft w:val="0"/>
                      <w:marRight w:val="0"/>
                      <w:marTop w:val="0"/>
                      <w:marBottom w:val="0"/>
                      <w:divBdr>
                        <w:top w:val="none" w:sz="0" w:space="0" w:color="auto"/>
                        <w:left w:val="none" w:sz="0" w:space="0" w:color="auto"/>
                        <w:bottom w:val="none" w:sz="0" w:space="0" w:color="auto"/>
                        <w:right w:val="none" w:sz="0" w:space="0" w:color="auto"/>
                      </w:divBdr>
                      <w:divsChild>
                        <w:div w:id="205064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1043939">
          <w:marLeft w:val="0"/>
          <w:marRight w:val="0"/>
          <w:marTop w:val="0"/>
          <w:marBottom w:val="0"/>
          <w:divBdr>
            <w:top w:val="none" w:sz="0" w:space="0" w:color="auto"/>
            <w:left w:val="none" w:sz="0" w:space="0" w:color="auto"/>
            <w:bottom w:val="none" w:sz="0" w:space="0" w:color="auto"/>
            <w:right w:val="none" w:sz="0" w:space="0" w:color="auto"/>
          </w:divBdr>
          <w:divsChild>
            <w:div w:id="813522975">
              <w:marLeft w:val="0"/>
              <w:marRight w:val="0"/>
              <w:marTop w:val="0"/>
              <w:marBottom w:val="0"/>
              <w:divBdr>
                <w:top w:val="none" w:sz="0" w:space="0" w:color="auto"/>
                <w:left w:val="none" w:sz="0" w:space="0" w:color="auto"/>
                <w:bottom w:val="none" w:sz="0" w:space="0" w:color="auto"/>
                <w:right w:val="none" w:sz="0" w:space="0" w:color="auto"/>
              </w:divBdr>
              <w:divsChild>
                <w:div w:id="1384407862">
                  <w:marLeft w:val="0"/>
                  <w:marRight w:val="0"/>
                  <w:marTop w:val="0"/>
                  <w:marBottom w:val="0"/>
                  <w:divBdr>
                    <w:top w:val="none" w:sz="0" w:space="0" w:color="auto"/>
                    <w:left w:val="none" w:sz="0" w:space="0" w:color="auto"/>
                    <w:bottom w:val="none" w:sz="0" w:space="0" w:color="auto"/>
                    <w:right w:val="none" w:sz="0" w:space="0" w:color="auto"/>
                  </w:divBdr>
                  <w:divsChild>
                    <w:div w:id="226261413">
                      <w:marLeft w:val="0"/>
                      <w:marRight w:val="0"/>
                      <w:marTop w:val="165"/>
                      <w:marBottom w:val="165"/>
                      <w:divBdr>
                        <w:top w:val="none" w:sz="0" w:space="0" w:color="auto"/>
                        <w:left w:val="none" w:sz="0" w:space="0" w:color="auto"/>
                        <w:bottom w:val="none" w:sz="0" w:space="0" w:color="auto"/>
                        <w:right w:val="none" w:sz="0" w:space="0" w:color="auto"/>
                      </w:divBdr>
                      <w:divsChild>
                        <w:div w:id="513567640">
                          <w:marLeft w:val="0"/>
                          <w:marRight w:val="0"/>
                          <w:marTop w:val="0"/>
                          <w:marBottom w:val="0"/>
                          <w:divBdr>
                            <w:top w:val="none" w:sz="0" w:space="0" w:color="auto"/>
                            <w:left w:val="none" w:sz="0" w:space="0" w:color="auto"/>
                            <w:bottom w:val="none" w:sz="0" w:space="0" w:color="auto"/>
                            <w:right w:val="none" w:sz="0" w:space="0" w:color="auto"/>
                          </w:divBdr>
                          <w:divsChild>
                            <w:div w:id="1157766994">
                              <w:marLeft w:val="0"/>
                              <w:marRight w:val="225"/>
                              <w:marTop w:val="0"/>
                              <w:marBottom w:val="0"/>
                              <w:divBdr>
                                <w:top w:val="none" w:sz="0" w:space="0" w:color="auto"/>
                                <w:left w:val="none" w:sz="0" w:space="0" w:color="auto"/>
                                <w:bottom w:val="none" w:sz="0" w:space="0" w:color="auto"/>
                                <w:right w:val="none" w:sz="0" w:space="0" w:color="auto"/>
                              </w:divBdr>
                            </w:div>
                          </w:divsChild>
                        </w:div>
                        <w:div w:id="519782745">
                          <w:marLeft w:val="0"/>
                          <w:marRight w:val="0"/>
                          <w:marTop w:val="0"/>
                          <w:marBottom w:val="0"/>
                          <w:divBdr>
                            <w:top w:val="none" w:sz="0" w:space="0" w:color="auto"/>
                            <w:left w:val="none" w:sz="0" w:space="0" w:color="auto"/>
                            <w:bottom w:val="none" w:sz="0" w:space="0" w:color="auto"/>
                            <w:right w:val="none" w:sz="0" w:space="0" w:color="auto"/>
                          </w:divBdr>
                          <w:divsChild>
                            <w:div w:id="1262881186">
                              <w:marLeft w:val="0"/>
                              <w:marRight w:val="0"/>
                              <w:marTop w:val="0"/>
                              <w:marBottom w:val="0"/>
                              <w:divBdr>
                                <w:top w:val="none" w:sz="0" w:space="0" w:color="auto"/>
                                <w:left w:val="none" w:sz="0" w:space="0" w:color="auto"/>
                                <w:bottom w:val="none" w:sz="0" w:space="0" w:color="auto"/>
                                <w:right w:val="none" w:sz="0" w:space="0" w:color="auto"/>
                              </w:divBdr>
                              <w:divsChild>
                                <w:div w:id="1142845740">
                                  <w:marLeft w:val="0"/>
                                  <w:marRight w:val="0"/>
                                  <w:marTop w:val="0"/>
                                  <w:marBottom w:val="0"/>
                                  <w:divBdr>
                                    <w:top w:val="none" w:sz="0" w:space="0" w:color="auto"/>
                                    <w:left w:val="none" w:sz="0" w:space="0" w:color="auto"/>
                                    <w:bottom w:val="none" w:sz="0" w:space="0" w:color="auto"/>
                                    <w:right w:val="none" w:sz="0" w:space="0" w:color="auto"/>
                                  </w:divBdr>
                                </w:div>
                                <w:div w:id="1381788915">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 w:id="846022564">
                      <w:marLeft w:val="0"/>
                      <w:marRight w:val="0"/>
                      <w:marTop w:val="0"/>
                      <w:marBottom w:val="0"/>
                      <w:divBdr>
                        <w:top w:val="none" w:sz="0" w:space="0" w:color="auto"/>
                        <w:left w:val="none" w:sz="0" w:space="0" w:color="auto"/>
                        <w:bottom w:val="none" w:sz="0" w:space="0" w:color="auto"/>
                        <w:right w:val="none" w:sz="0" w:space="0" w:color="auto"/>
                      </w:divBdr>
                    </w:div>
                    <w:div w:id="1080446903">
                      <w:marLeft w:val="0"/>
                      <w:marRight w:val="0"/>
                      <w:marTop w:val="0"/>
                      <w:marBottom w:val="0"/>
                      <w:divBdr>
                        <w:top w:val="none" w:sz="0" w:space="0" w:color="auto"/>
                        <w:left w:val="none" w:sz="0" w:space="0" w:color="auto"/>
                        <w:bottom w:val="none" w:sz="0" w:space="0" w:color="auto"/>
                        <w:right w:val="none" w:sz="0" w:space="0" w:color="auto"/>
                      </w:divBdr>
                      <w:divsChild>
                        <w:div w:id="689913969">
                          <w:marLeft w:val="0"/>
                          <w:marRight w:val="0"/>
                          <w:marTop w:val="0"/>
                          <w:marBottom w:val="165"/>
                          <w:divBdr>
                            <w:top w:val="none" w:sz="0" w:space="0" w:color="auto"/>
                            <w:left w:val="none" w:sz="0" w:space="0" w:color="auto"/>
                            <w:bottom w:val="none" w:sz="0" w:space="0" w:color="auto"/>
                            <w:right w:val="none" w:sz="0" w:space="0" w:color="auto"/>
                          </w:divBdr>
                          <w:divsChild>
                            <w:div w:id="185383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0114879">
      <w:bodyDiv w:val="1"/>
      <w:marLeft w:val="0"/>
      <w:marRight w:val="0"/>
      <w:marTop w:val="0"/>
      <w:marBottom w:val="0"/>
      <w:divBdr>
        <w:top w:val="none" w:sz="0" w:space="0" w:color="auto"/>
        <w:left w:val="none" w:sz="0" w:space="0" w:color="auto"/>
        <w:bottom w:val="none" w:sz="0" w:space="0" w:color="auto"/>
        <w:right w:val="none" w:sz="0" w:space="0" w:color="auto"/>
      </w:divBdr>
    </w:div>
    <w:div w:id="1570578372">
      <w:bodyDiv w:val="1"/>
      <w:marLeft w:val="0"/>
      <w:marRight w:val="0"/>
      <w:marTop w:val="0"/>
      <w:marBottom w:val="0"/>
      <w:divBdr>
        <w:top w:val="none" w:sz="0" w:space="0" w:color="auto"/>
        <w:left w:val="none" w:sz="0" w:space="0" w:color="auto"/>
        <w:bottom w:val="none" w:sz="0" w:space="0" w:color="auto"/>
        <w:right w:val="none" w:sz="0" w:space="0" w:color="auto"/>
      </w:divBdr>
    </w:div>
    <w:div w:id="1579051997">
      <w:bodyDiv w:val="1"/>
      <w:marLeft w:val="0"/>
      <w:marRight w:val="0"/>
      <w:marTop w:val="0"/>
      <w:marBottom w:val="0"/>
      <w:divBdr>
        <w:top w:val="none" w:sz="0" w:space="0" w:color="auto"/>
        <w:left w:val="none" w:sz="0" w:space="0" w:color="auto"/>
        <w:bottom w:val="none" w:sz="0" w:space="0" w:color="auto"/>
        <w:right w:val="none" w:sz="0" w:space="0" w:color="auto"/>
      </w:divBdr>
    </w:div>
    <w:div w:id="1601792768">
      <w:bodyDiv w:val="1"/>
      <w:marLeft w:val="0"/>
      <w:marRight w:val="0"/>
      <w:marTop w:val="0"/>
      <w:marBottom w:val="0"/>
      <w:divBdr>
        <w:top w:val="none" w:sz="0" w:space="0" w:color="auto"/>
        <w:left w:val="none" w:sz="0" w:space="0" w:color="auto"/>
        <w:bottom w:val="none" w:sz="0" w:space="0" w:color="auto"/>
        <w:right w:val="none" w:sz="0" w:space="0" w:color="auto"/>
      </w:divBdr>
    </w:div>
    <w:div w:id="1625845677">
      <w:bodyDiv w:val="1"/>
      <w:marLeft w:val="0"/>
      <w:marRight w:val="0"/>
      <w:marTop w:val="0"/>
      <w:marBottom w:val="0"/>
      <w:divBdr>
        <w:top w:val="none" w:sz="0" w:space="0" w:color="auto"/>
        <w:left w:val="none" w:sz="0" w:space="0" w:color="auto"/>
        <w:bottom w:val="none" w:sz="0" w:space="0" w:color="auto"/>
        <w:right w:val="none" w:sz="0" w:space="0" w:color="auto"/>
      </w:divBdr>
    </w:div>
    <w:div w:id="1654523513">
      <w:bodyDiv w:val="1"/>
      <w:marLeft w:val="0"/>
      <w:marRight w:val="0"/>
      <w:marTop w:val="0"/>
      <w:marBottom w:val="0"/>
      <w:divBdr>
        <w:top w:val="none" w:sz="0" w:space="0" w:color="auto"/>
        <w:left w:val="none" w:sz="0" w:space="0" w:color="auto"/>
        <w:bottom w:val="none" w:sz="0" w:space="0" w:color="auto"/>
        <w:right w:val="none" w:sz="0" w:space="0" w:color="auto"/>
      </w:divBdr>
    </w:div>
    <w:div w:id="1696421687">
      <w:bodyDiv w:val="1"/>
      <w:marLeft w:val="0"/>
      <w:marRight w:val="0"/>
      <w:marTop w:val="0"/>
      <w:marBottom w:val="0"/>
      <w:divBdr>
        <w:top w:val="none" w:sz="0" w:space="0" w:color="auto"/>
        <w:left w:val="none" w:sz="0" w:space="0" w:color="auto"/>
        <w:bottom w:val="none" w:sz="0" w:space="0" w:color="auto"/>
        <w:right w:val="none" w:sz="0" w:space="0" w:color="auto"/>
      </w:divBdr>
    </w:div>
    <w:div w:id="1810782754">
      <w:bodyDiv w:val="1"/>
      <w:marLeft w:val="0"/>
      <w:marRight w:val="0"/>
      <w:marTop w:val="0"/>
      <w:marBottom w:val="0"/>
      <w:divBdr>
        <w:top w:val="none" w:sz="0" w:space="0" w:color="auto"/>
        <w:left w:val="none" w:sz="0" w:space="0" w:color="auto"/>
        <w:bottom w:val="none" w:sz="0" w:space="0" w:color="auto"/>
        <w:right w:val="none" w:sz="0" w:space="0" w:color="auto"/>
      </w:divBdr>
    </w:div>
    <w:div w:id="1864781282">
      <w:bodyDiv w:val="1"/>
      <w:marLeft w:val="0"/>
      <w:marRight w:val="0"/>
      <w:marTop w:val="0"/>
      <w:marBottom w:val="0"/>
      <w:divBdr>
        <w:top w:val="none" w:sz="0" w:space="0" w:color="auto"/>
        <w:left w:val="none" w:sz="0" w:space="0" w:color="auto"/>
        <w:bottom w:val="none" w:sz="0" w:space="0" w:color="auto"/>
        <w:right w:val="none" w:sz="0" w:space="0" w:color="auto"/>
      </w:divBdr>
    </w:div>
    <w:div w:id="1875578875">
      <w:bodyDiv w:val="1"/>
      <w:marLeft w:val="0"/>
      <w:marRight w:val="0"/>
      <w:marTop w:val="0"/>
      <w:marBottom w:val="0"/>
      <w:divBdr>
        <w:top w:val="none" w:sz="0" w:space="0" w:color="auto"/>
        <w:left w:val="none" w:sz="0" w:space="0" w:color="auto"/>
        <w:bottom w:val="none" w:sz="0" w:space="0" w:color="auto"/>
        <w:right w:val="none" w:sz="0" w:space="0" w:color="auto"/>
      </w:divBdr>
    </w:div>
    <w:div w:id="1885483121">
      <w:bodyDiv w:val="1"/>
      <w:marLeft w:val="0"/>
      <w:marRight w:val="0"/>
      <w:marTop w:val="0"/>
      <w:marBottom w:val="0"/>
      <w:divBdr>
        <w:top w:val="none" w:sz="0" w:space="0" w:color="auto"/>
        <w:left w:val="none" w:sz="0" w:space="0" w:color="auto"/>
        <w:bottom w:val="none" w:sz="0" w:space="0" w:color="auto"/>
        <w:right w:val="none" w:sz="0" w:space="0" w:color="auto"/>
      </w:divBdr>
    </w:div>
    <w:div w:id="1917475994">
      <w:bodyDiv w:val="1"/>
      <w:marLeft w:val="0"/>
      <w:marRight w:val="0"/>
      <w:marTop w:val="0"/>
      <w:marBottom w:val="0"/>
      <w:divBdr>
        <w:top w:val="none" w:sz="0" w:space="0" w:color="auto"/>
        <w:left w:val="none" w:sz="0" w:space="0" w:color="auto"/>
        <w:bottom w:val="none" w:sz="0" w:space="0" w:color="auto"/>
        <w:right w:val="none" w:sz="0" w:space="0" w:color="auto"/>
      </w:divBdr>
    </w:div>
    <w:div w:id="1992980894">
      <w:bodyDiv w:val="1"/>
      <w:marLeft w:val="0"/>
      <w:marRight w:val="0"/>
      <w:marTop w:val="0"/>
      <w:marBottom w:val="0"/>
      <w:divBdr>
        <w:top w:val="none" w:sz="0" w:space="0" w:color="auto"/>
        <w:left w:val="none" w:sz="0" w:space="0" w:color="auto"/>
        <w:bottom w:val="none" w:sz="0" w:space="0" w:color="auto"/>
        <w:right w:val="none" w:sz="0" w:space="0" w:color="auto"/>
      </w:divBdr>
    </w:div>
    <w:div w:id="2009557038">
      <w:bodyDiv w:val="1"/>
      <w:marLeft w:val="0"/>
      <w:marRight w:val="0"/>
      <w:marTop w:val="0"/>
      <w:marBottom w:val="0"/>
      <w:divBdr>
        <w:top w:val="none" w:sz="0" w:space="0" w:color="auto"/>
        <w:left w:val="none" w:sz="0" w:space="0" w:color="auto"/>
        <w:bottom w:val="none" w:sz="0" w:space="0" w:color="auto"/>
        <w:right w:val="none" w:sz="0" w:space="0" w:color="auto"/>
      </w:divBdr>
    </w:div>
    <w:div w:id="2137602461">
      <w:bodyDiv w:val="1"/>
      <w:marLeft w:val="0"/>
      <w:marRight w:val="0"/>
      <w:marTop w:val="0"/>
      <w:marBottom w:val="0"/>
      <w:divBdr>
        <w:top w:val="none" w:sz="0" w:space="0" w:color="auto"/>
        <w:left w:val="none" w:sz="0" w:space="0" w:color="auto"/>
        <w:bottom w:val="none" w:sz="0" w:space="0" w:color="auto"/>
        <w:right w:val="none" w:sz="0" w:space="0" w:color="auto"/>
      </w:divBdr>
      <w:divsChild>
        <w:div w:id="992181847">
          <w:marLeft w:val="0"/>
          <w:marRight w:val="0"/>
          <w:marTop w:val="0"/>
          <w:marBottom w:val="0"/>
          <w:divBdr>
            <w:top w:val="none" w:sz="0" w:space="0" w:color="auto"/>
            <w:left w:val="none" w:sz="0" w:space="0" w:color="auto"/>
            <w:bottom w:val="none" w:sz="0" w:space="0" w:color="auto"/>
            <w:right w:val="none" w:sz="0" w:space="0" w:color="auto"/>
          </w:divBdr>
          <w:divsChild>
            <w:div w:id="412049552">
              <w:marLeft w:val="0"/>
              <w:marRight w:val="0"/>
              <w:marTop w:val="225"/>
              <w:marBottom w:val="0"/>
              <w:divBdr>
                <w:top w:val="none" w:sz="0" w:space="0" w:color="auto"/>
                <w:left w:val="none" w:sz="0" w:space="0" w:color="auto"/>
                <w:bottom w:val="none" w:sz="0" w:space="0" w:color="auto"/>
                <w:right w:val="none" w:sz="0" w:space="0" w:color="auto"/>
              </w:divBdr>
            </w:div>
            <w:div w:id="54880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jpeg"/><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3.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jpeg"/><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image" Target="media/image1.jp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B2FD25-576D-4FA4-BE43-42EAEB13A4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17</Pages>
  <Words>5062</Words>
  <Characters>27845</Characters>
  <Application>Microsoft Office Word</Application>
  <DocSecurity>0</DocSecurity>
  <Lines>232</Lines>
  <Paragraphs>65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32842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Marlies Mulder</dc:creator>
  <cp:keywords/>
  <dc:description/>
  <cp:lastModifiedBy>Beek, M.T. van der (LUCID-M)</cp:lastModifiedBy>
  <cp:revision>3</cp:revision>
  <dcterms:created xsi:type="dcterms:W3CDTF">2025-03-21T07:28:00Z</dcterms:created>
  <dcterms:modified xsi:type="dcterms:W3CDTF">2025-03-21T07:36:00Z</dcterms:modified>
</cp:coreProperties>
</file>